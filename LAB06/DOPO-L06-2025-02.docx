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BC1D" w14:textId="7221ECD6" w:rsidR="005854A4" w:rsidRDefault="007064E8">
      <w:pPr>
        <w:spacing w:before="85"/>
        <w:ind w:left="31"/>
        <w:rPr>
          <w:b/>
        </w:rPr>
      </w:pPr>
      <w:r>
        <w:rPr>
          <w:b/>
          <w:w w:val="120"/>
        </w:rPr>
        <w:t>S</w:t>
      </w:r>
      <w:r w:rsidR="00A65012">
        <w:rPr>
          <w:b/>
          <w:w w:val="120"/>
        </w:rPr>
        <w:t>DESARROLLO</w:t>
      </w:r>
      <w:r w:rsidR="00A65012">
        <w:rPr>
          <w:b/>
          <w:spacing w:val="4"/>
          <w:w w:val="120"/>
        </w:rPr>
        <w:t xml:space="preserve"> </w:t>
      </w:r>
      <w:r w:rsidR="00A65012">
        <w:rPr>
          <w:b/>
          <w:w w:val="120"/>
        </w:rPr>
        <w:t>ORIENTADO</w:t>
      </w:r>
      <w:r w:rsidR="00A65012">
        <w:rPr>
          <w:b/>
          <w:spacing w:val="3"/>
          <w:w w:val="120"/>
        </w:rPr>
        <w:t xml:space="preserve"> </w:t>
      </w:r>
      <w:r w:rsidR="00A65012">
        <w:rPr>
          <w:b/>
          <w:w w:val="120"/>
        </w:rPr>
        <w:t>POR</w:t>
      </w:r>
      <w:r w:rsidR="00A65012">
        <w:rPr>
          <w:b/>
          <w:spacing w:val="2"/>
          <w:w w:val="120"/>
        </w:rPr>
        <w:t xml:space="preserve"> </w:t>
      </w:r>
      <w:r w:rsidR="00A65012">
        <w:rPr>
          <w:b/>
          <w:w w:val="120"/>
        </w:rPr>
        <w:t>OBJETOS</w:t>
      </w:r>
      <w:r w:rsidR="00A65012">
        <w:rPr>
          <w:b/>
          <w:spacing w:val="4"/>
          <w:w w:val="120"/>
        </w:rPr>
        <w:t xml:space="preserve"> </w:t>
      </w:r>
      <w:r w:rsidR="00A65012">
        <w:rPr>
          <w:b/>
          <w:w w:val="120"/>
        </w:rPr>
        <w:t>[DOPO-</w:t>
      </w:r>
      <w:r w:rsidR="00A65012">
        <w:rPr>
          <w:b/>
          <w:spacing w:val="-2"/>
          <w:w w:val="120"/>
        </w:rPr>
        <w:t>POOB]</w:t>
      </w:r>
    </w:p>
    <w:p w14:paraId="6E65BC1E" w14:textId="77777777" w:rsidR="005854A4" w:rsidRDefault="00A65012">
      <w:pPr>
        <w:spacing w:before="1"/>
        <w:ind w:left="31" w:right="8526"/>
        <w:rPr>
          <w:b/>
        </w:rPr>
      </w:pPr>
      <w:r>
        <w:rPr>
          <w:b/>
          <w:spacing w:val="-2"/>
          <w:w w:val="120"/>
        </w:rPr>
        <w:t>Persistencia 2025-02</w:t>
      </w:r>
    </w:p>
    <w:p w14:paraId="6E65BC1F" w14:textId="77777777" w:rsidR="005854A4" w:rsidRDefault="00A65012">
      <w:pPr>
        <w:spacing w:before="1"/>
        <w:ind w:left="31"/>
        <w:rPr>
          <w:b/>
        </w:rPr>
      </w:pPr>
      <w:r>
        <w:rPr>
          <w:b/>
          <w:w w:val="115"/>
        </w:rPr>
        <w:t>Laboratorio</w:t>
      </w:r>
      <w:r>
        <w:rPr>
          <w:b/>
          <w:spacing w:val="10"/>
          <w:w w:val="115"/>
        </w:rPr>
        <w:t xml:space="preserve"> </w:t>
      </w:r>
      <w:r>
        <w:rPr>
          <w:b/>
          <w:w w:val="115"/>
        </w:rPr>
        <w:t>6/6</w:t>
      </w:r>
      <w:r>
        <w:rPr>
          <w:b/>
          <w:spacing w:val="10"/>
          <w:w w:val="115"/>
        </w:rPr>
        <w:t xml:space="preserve"> </w:t>
      </w:r>
      <w:r>
        <w:rPr>
          <w:b/>
          <w:w w:val="115"/>
        </w:rPr>
        <w:t>[</w:t>
      </w:r>
      <w:r>
        <w:rPr>
          <w:b/>
          <w:spacing w:val="10"/>
          <w:w w:val="115"/>
        </w:rPr>
        <w:t xml:space="preserve"> </w:t>
      </w:r>
      <w:proofErr w:type="gramStart"/>
      <w:r>
        <w:rPr>
          <w:b/>
          <w:w w:val="115"/>
        </w:rPr>
        <w:t>:)</w:t>
      </w:r>
      <w:r>
        <w:rPr>
          <w:b/>
          <w:spacing w:val="12"/>
          <w:w w:val="115"/>
        </w:rPr>
        <w:t xml:space="preserve"> </w:t>
      </w:r>
      <w:r>
        <w:rPr>
          <w:b/>
          <w:spacing w:val="-10"/>
          <w:w w:val="115"/>
        </w:rPr>
        <w:t>]</w:t>
      </w:r>
      <w:proofErr w:type="gramEnd"/>
    </w:p>
    <w:p w14:paraId="6E65BC20" w14:textId="77777777" w:rsidR="005854A4" w:rsidRDefault="00A65012">
      <w:pPr>
        <w:pStyle w:val="Heading1"/>
        <w:spacing w:before="235" w:line="232" w:lineRule="exact"/>
      </w:pPr>
      <w:r>
        <w:rPr>
          <w:spacing w:val="-2"/>
          <w:w w:val="120"/>
        </w:rPr>
        <w:t>OBJETIVOS</w:t>
      </w:r>
    </w:p>
    <w:p w14:paraId="6E65BC21" w14:textId="77777777" w:rsidR="005854A4" w:rsidRDefault="00A65012">
      <w:pPr>
        <w:pStyle w:val="ListParagraph"/>
        <w:numPr>
          <w:ilvl w:val="0"/>
          <w:numId w:val="24"/>
        </w:numPr>
        <w:tabs>
          <w:tab w:val="left" w:pos="749"/>
        </w:tabs>
        <w:ind w:left="749" w:hanging="358"/>
        <w:rPr>
          <w:sz w:val="20"/>
        </w:rPr>
        <w:pPrChange w:id="0" w:author="Guest User" w:date="2025-11-21T17:30:00Z">
          <w:pPr>
            <w:pStyle w:val="ListParagraph"/>
            <w:numPr>
              <w:numId w:val="12"/>
            </w:numPr>
            <w:tabs>
              <w:tab w:val="left" w:pos="749"/>
            </w:tabs>
            <w:ind w:left="749" w:hanging="358"/>
          </w:pPr>
        </w:pPrChange>
      </w:pPr>
      <w:r>
        <w:rPr>
          <w:w w:val="110"/>
          <w:sz w:val="20"/>
        </w:rPr>
        <w:t>Completar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el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código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un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proyecto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considerando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requisitos</w:t>
      </w:r>
      <w:r>
        <w:rPr>
          <w:spacing w:val="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funcionales.</w:t>
      </w:r>
    </w:p>
    <w:p w14:paraId="6E65BC22" w14:textId="77777777" w:rsidR="005854A4" w:rsidRDefault="00A65012">
      <w:pPr>
        <w:pStyle w:val="ListParagraph"/>
        <w:numPr>
          <w:ilvl w:val="0"/>
          <w:numId w:val="24"/>
        </w:numPr>
        <w:tabs>
          <w:tab w:val="left" w:pos="749"/>
          <w:tab w:val="left" w:pos="751"/>
        </w:tabs>
        <w:spacing w:before="2"/>
        <w:ind w:left="751" w:right="308"/>
        <w:rPr>
          <w:sz w:val="20"/>
        </w:rPr>
        <w:pPrChange w:id="1" w:author="Guest User" w:date="2025-11-21T17:30:00Z">
          <w:pPr>
            <w:pStyle w:val="ListParagraph"/>
            <w:numPr>
              <w:numId w:val="12"/>
            </w:numPr>
            <w:tabs>
              <w:tab w:val="left" w:pos="749"/>
              <w:tab w:val="left" w:pos="751"/>
            </w:tabs>
            <w:spacing w:before="2"/>
            <w:ind w:left="752" w:right="308"/>
          </w:pPr>
        </w:pPrChange>
      </w:pPr>
      <w:r>
        <w:rPr>
          <w:w w:val="110"/>
          <w:sz w:val="20"/>
        </w:rPr>
        <w:t xml:space="preserve">Diseñar y construir los métodos básicos de manejo de archivos: abrir, guardar, importar y </w:t>
      </w:r>
      <w:r>
        <w:rPr>
          <w:spacing w:val="-2"/>
          <w:w w:val="110"/>
          <w:sz w:val="20"/>
        </w:rPr>
        <w:t>exportar.</w:t>
      </w:r>
    </w:p>
    <w:p w14:paraId="6E65BC23" w14:textId="77777777" w:rsidR="005854A4" w:rsidRDefault="00A65012">
      <w:pPr>
        <w:pStyle w:val="ListParagraph"/>
        <w:numPr>
          <w:ilvl w:val="0"/>
          <w:numId w:val="24"/>
        </w:numPr>
        <w:tabs>
          <w:tab w:val="left" w:pos="749"/>
        </w:tabs>
        <w:spacing w:before="1" w:line="232" w:lineRule="exact"/>
        <w:ind w:left="749" w:hanging="358"/>
        <w:rPr>
          <w:sz w:val="20"/>
        </w:rPr>
        <w:pPrChange w:id="2" w:author="Guest User" w:date="2025-11-21T17:30:00Z">
          <w:pPr>
            <w:pStyle w:val="ListParagraph"/>
            <w:numPr>
              <w:numId w:val="12"/>
            </w:numPr>
            <w:tabs>
              <w:tab w:val="left" w:pos="749"/>
            </w:tabs>
            <w:spacing w:before="1" w:line="232" w:lineRule="exact"/>
            <w:ind w:left="749" w:hanging="358"/>
          </w:pPr>
        </w:pPrChange>
      </w:pPr>
      <w:r>
        <w:rPr>
          <w:w w:val="110"/>
          <w:sz w:val="20"/>
        </w:rPr>
        <w:t>Controlar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las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excepciones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generadas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al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trabajar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con</w:t>
      </w:r>
      <w:r>
        <w:rPr>
          <w:spacing w:val="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archivos.</w:t>
      </w:r>
    </w:p>
    <w:p w14:paraId="6E65BC24" w14:textId="77777777" w:rsidR="005854A4" w:rsidRPr="007D76C4" w:rsidRDefault="00A65012">
      <w:pPr>
        <w:pStyle w:val="ListParagraph"/>
        <w:numPr>
          <w:ilvl w:val="0"/>
          <w:numId w:val="24"/>
        </w:numPr>
        <w:tabs>
          <w:tab w:val="left" w:pos="749"/>
        </w:tabs>
        <w:ind w:left="749" w:hanging="358"/>
        <w:rPr>
          <w:rFonts w:ascii="Times New Roman" w:hAnsi="Times New Roman"/>
          <w:sz w:val="14"/>
          <w:lang w:val="en-US"/>
        </w:rPr>
        <w:pPrChange w:id="3" w:author="Guest User" w:date="2025-11-21T17:30:00Z">
          <w:pPr>
            <w:pStyle w:val="ListParagraph"/>
            <w:numPr>
              <w:numId w:val="12"/>
            </w:numPr>
            <w:tabs>
              <w:tab w:val="left" w:pos="749"/>
            </w:tabs>
            <w:ind w:left="749" w:hanging="358"/>
          </w:pPr>
        </w:pPrChange>
      </w:pPr>
      <w:r>
        <w:rPr>
          <w:rFonts w:ascii="Times New Roman" w:hAnsi="Times New Roman"/>
          <w:noProof/>
          <w:sz w:val="14"/>
        </w:rPr>
        <mc:AlternateContent>
          <mc:Choice Requires="wpg">
            <w:drawing>
              <wp:anchor distT="0" distB="0" distL="0" distR="0" simplePos="0" relativeHeight="487503872" behindDoc="1" locked="0" layoutInCell="1" allowOverlap="1" wp14:anchorId="6E65BC7F" wp14:editId="6E65BC80">
                <wp:simplePos x="0" y="0"/>
                <wp:positionH relativeFrom="page">
                  <wp:posOffset>3408679</wp:posOffset>
                </wp:positionH>
                <wp:positionV relativeFrom="paragraph">
                  <wp:posOffset>78928</wp:posOffset>
                </wp:positionV>
                <wp:extent cx="41910" cy="406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" cy="40640"/>
                          <a:chOff x="0" y="0"/>
                          <a:chExt cx="41910" cy="406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9" y="15875"/>
                            <a:ext cx="8254" cy="6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191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0640">
                                <a:moveTo>
                                  <a:pt x="0" y="634"/>
                                </a:moveTo>
                                <a:lnTo>
                                  <a:pt x="41910" y="634"/>
                                </a:lnTo>
                              </a:path>
                              <a:path w="41910" h="40640">
                                <a:moveTo>
                                  <a:pt x="41275" y="0"/>
                                </a:moveTo>
                                <a:lnTo>
                                  <a:pt x="41275" y="40639"/>
                                </a:lnTo>
                              </a:path>
                              <a:path w="41910" h="40640">
                                <a:moveTo>
                                  <a:pt x="635" y="40639"/>
                                </a:moveTo>
                                <a:lnTo>
                                  <a:pt x="635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7A2A39" id="Group 1" o:spid="_x0000_s1026" style="position:absolute;margin-left:268.4pt;margin-top:6.2pt;width:3.3pt;height:3.2pt;z-index:-15812608;mso-wrap-distance-left:0;mso-wrap-distance-right:0;mso-position-horizontal-relative:page" coordsize="41910,406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6509;top:15875;width:8254;height:6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">
                  <v:imagedata r:id="rId6" o:title=""/>
                </v:shape>
                <v:shape id="Graphic 3" o:spid="_x0000_s1028" style="position:absolute;width:41910;height:40640;visibility:visible;mso-wrap-style:square;v-text-anchor:top" coordsize="4191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" path="m,634r41910,em41275,r,40639em635,40639l635,e" filled="f" strokeweight=".1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noProof/>
          <w:sz w:val="1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E65BC81" wp14:editId="6E65BC82">
                <wp:simplePos x="0" y="0"/>
                <wp:positionH relativeFrom="page">
                  <wp:posOffset>4847590</wp:posOffset>
                </wp:positionH>
                <wp:positionV relativeFrom="paragraph">
                  <wp:posOffset>127188</wp:posOffset>
                </wp:positionV>
                <wp:extent cx="2286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FEAEC" id="Graphic 4" o:spid="_x0000_s1026" style="position:absolute;margin-left:381.7pt;margin-top:10pt;width:1.8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" path="m,l22860,e" filled="f" strokeweight=".4pt">
                <v:path arrowok="t"/>
                <w10:wrap anchorx="page"/>
              </v:shape>
            </w:pict>
          </mc:Fallback>
        </mc:AlternateContent>
      </w:r>
      <w:r w:rsidRPr="007D76C4">
        <w:rPr>
          <w:w w:val="105"/>
          <w:sz w:val="20"/>
          <w:lang w:val="en-US"/>
        </w:rPr>
        <w:t>Experimentar</w:t>
      </w:r>
      <w:r w:rsidRPr="007D76C4">
        <w:rPr>
          <w:spacing w:val="7"/>
          <w:w w:val="105"/>
          <w:sz w:val="20"/>
          <w:lang w:val="en-US"/>
        </w:rPr>
        <w:t xml:space="preserve"> </w:t>
      </w:r>
      <w:r w:rsidRPr="007D76C4">
        <w:rPr>
          <w:w w:val="105"/>
          <w:sz w:val="20"/>
          <w:lang w:val="en-US"/>
        </w:rPr>
        <w:t>las</w:t>
      </w:r>
      <w:r w:rsidRPr="007D76C4">
        <w:rPr>
          <w:spacing w:val="3"/>
          <w:w w:val="105"/>
          <w:sz w:val="20"/>
          <w:lang w:val="en-US"/>
        </w:rPr>
        <w:t xml:space="preserve"> </w:t>
      </w:r>
      <w:proofErr w:type="spellStart"/>
      <w:r w:rsidRPr="007D76C4">
        <w:rPr>
          <w:w w:val="105"/>
          <w:sz w:val="20"/>
          <w:lang w:val="en-US"/>
        </w:rPr>
        <w:t>prácticas</w:t>
      </w:r>
      <w:proofErr w:type="spellEnd"/>
      <w:r w:rsidRPr="007D76C4">
        <w:rPr>
          <w:spacing w:val="7"/>
          <w:w w:val="105"/>
          <w:sz w:val="20"/>
          <w:lang w:val="en-US"/>
        </w:rPr>
        <w:t xml:space="preserve"> </w:t>
      </w:r>
      <w:proofErr w:type="gramStart"/>
      <w:r w:rsidRPr="007D76C4">
        <w:rPr>
          <w:w w:val="105"/>
          <w:sz w:val="20"/>
          <w:lang w:val="en-US"/>
        </w:rPr>
        <w:t>XP</w:t>
      </w:r>
      <w:r w:rsidRPr="007D76C4">
        <w:rPr>
          <w:spacing w:val="7"/>
          <w:w w:val="105"/>
          <w:sz w:val="20"/>
          <w:lang w:val="en-US"/>
        </w:rPr>
        <w:t xml:space="preserve"> </w:t>
      </w:r>
      <w:r w:rsidRPr="007D76C4">
        <w:rPr>
          <w:w w:val="105"/>
          <w:sz w:val="20"/>
          <w:lang w:val="en-US"/>
        </w:rPr>
        <w:t>:</w:t>
      </w:r>
      <w:proofErr w:type="gramEnd"/>
      <w:r w:rsidRPr="007D76C4">
        <w:rPr>
          <w:spacing w:val="-17"/>
          <w:w w:val="105"/>
          <w:sz w:val="20"/>
          <w:lang w:val="en-US"/>
        </w:rPr>
        <w:t xml:space="preserve"> </w:t>
      </w:r>
      <w:r w:rsidRPr="007D76C4">
        <w:rPr>
          <w:rFonts w:ascii="Times New Roman" w:hAnsi="Times New Roman"/>
          <w:spacing w:val="73"/>
          <w:w w:val="105"/>
          <w:sz w:val="14"/>
          <w:u w:val="single"/>
          <w:lang w:val="en-US"/>
        </w:rPr>
        <w:t xml:space="preserve"> </w:t>
      </w:r>
      <w:r w:rsidRPr="007D76C4">
        <w:rPr>
          <w:rFonts w:ascii="Times New Roman" w:hAnsi="Times New Roman"/>
          <w:w w:val="105"/>
          <w:sz w:val="14"/>
          <w:u w:val="single"/>
          <w:lang w:val="en-US"/>
        </w:rPr>
        <w:t>Only</w:t>
      </w:r>
      <w:r w:rsidRPr="007D76C4">
        <w:rPr>
          <w:rFonts w:ascii="Times New Roman" w:hAnsi="Times New Roman"/>
          <w:spacing w:val="1"/>
          <w:w w:val="105"/>
          <w:sz w:val="14"/>
          <w:u w:val="single"/>
          <w:lang w:val="en-US"/>
        </w:rPr>
        <w:t xml:space="preserve"> </w:t>
      </w:r>
      <w:r w:rsidRPr="007D76C4">
        <w:rPr>
          <w:rFonts w:ascii="Times New Roman" w:hAnsi="Times New Roman"/>
          <w:w w:val="105"/>
          <w:sz w:val="14"/>
          <w:u w:val="single"/>
          <w:lang w:val="en-US"/>
        </w:rPr>
        <w:t>one</w:t>
      </w:r>
      <w:r w:rsidRPr="007D76C4">
        <w:rPr>
          <w:rFonts w:ascii="Times New Roman" w:hAnsi="Times New Roman"/>
          <w:spacing w:val="1"/>
          <w:w w:val="105"/>
          <w:sz w:val="14"/>
          <w:u w:val="single"/>
          <w:lang w:val="en-US"/>
        </w:rPr>
        <w:t xml:space="preserve"> </w:t>
      </w:r>
      <w:r w:rsidRPr="007D76C4">
        <w:rPr>
          <w:rFonts w:ascii="Times New Roman" w:hAnsi="Times New Roman"/>
          <w:w w:val="105"/>
          <w:sz w:val="14"/>
          <w:u w:val="single"/>
          <w:lang w:val="en-US"/>
        </w:rPr>
        <w:t>pair</w:t>
      </w:r>
      <w:r w:rsidRPr="007D76C4">
        <w:rPr>
          <w:rFonts w:ascii="Times New Roman" w:hAnsi="Times New Roman"/>
          <w:spacing w:val="3"/>
          <w:w w:val="105"/>
          <w:sz w:val="14"/>
          <w:u w:val="single"/>
          <w:lang w:val="en-US"/>
        </w:rPr>
        <w:t xml:space="preserve"> </w:t>
      </w:r>
      <w:r>
        <w:fldChar w:fldCharType="begin"/>
      </w:r>
      <w:r w:rsidRPr="007D76C4">
        <w:rPr>
          <w:lang w:val="en-US"/>
        </w:rPr>
        <w:instrText xml:space="preserve"> HYPERLINK "http://www.extremeprogramming.org/rules/sequential.html" \h </w:instrText>
      </w:r>
      <w:r>
        <w:fldChar w:fldCharType="separate"/>
      </w:r>
      <w:r w:rsidRPr="007D76C4">
        <w:rPr>
          <w:rFonts w:ascii="Times New Roman" w:hAnsi="Times New Roman"/>
          <w:color w:val="00007F"/>
          <w:w w:val="105"/>
          <w:sz w:val="14"/>
          <w:u w:val="single" w:color="00007F"/>
          <w:lang w:val="en-US"/>
        </w:rPr>
        <w:t>integrates</w:t>
      </w:r>
      <w:r w:rsidRPr="007D76C4">
        <w:rPr>
          <w:rFonts w:ascii="Times New Roman" w:hAnsi="Times New Roman"/>
          <w:color w:val="00007F"/>
          <w:spacing w:val="3"/>
          <w:w w:val="105"/>
          <w:sz w:val="14"/>
          <w:u w:val="single" w:color="00007F"/>
          <w:lang w:val="en-US"/>
        </w:rPr>
        <w:t xml:space="preserve"> </w:t>
      </w:r>
      <w:r w:rsidRPr="007D76C4">
        <w:rPr>
          <w:rFonts w:ascii="Times New Roman" w:hAnsi="Times New Roman"/>
          <w:color w:val="00007F"/>
          <w:w w:val="105"/>
          <w:sz w:val="14"/>
          <w:u w:val="single" w:color="00007F"/>
          <w:lang w:val="en-US"/>
        </w:rPr>
        <w:t>code</w:t>
      </w:r>
      <w:r w:rsidRPr="007D76C4">
        <w:rPr>
          <w:rFonts w:ascii="Times New Roman" w:hAnsi="Times New Roman"/>
          <w:color w:val="00007F"/>
          <w:spacing w:val="1"/>
          <w:w w:val="105"/>
          <w:sz w:val="14"/>
          <w:u w:val="single" w:color="00007F"/>
          <w:lang w:val="en-US"/>
        </w:rPr>
        <w:t xml:space="preserve"> </w:t>
      </w:r>
      <w:r w:rsidRPr="007D76C4">
        <w:rPr>
          <w:rFonts w:ascii="Times New Roman" w:hAnsi="Times New Roman"/>
          <w:color w:val="00007F"/>
          <w:w w:val="105"/>
          <w:sz w:val="14"/>
          <w:u w:val="single" w:color="00007F"/>
          <w:lang w:val="en-US"/>
        </w:rPr>
        <w:t>at a</w:t>
      </w:r>
      <w:r w:rsidRPr="007D76C4">
        <w:rPr>
          <w:rFonts w:ascii="Times New Roman" w:hAnsi="Times New Roman"/>
          <w:color w:val="00007F"/>
          <w:spacing w:val="-1"/>
          <w:w w:val="105"/>
          <w:sz w:val="14"/>
          <w:u w:val="single" w:color="00007F"/>
          <w:lang w:val="en-US"/>
        </w:rPr>
        <w:t xml:space="preserve"> </w:t>
      </w:r>
      <w:r w:rsidRPr="007D76C4">
        <w:rPr>
          <w:rFonts w:ascii="Times New Roman" w:hAnsi="Times New Roman"/>
          <w:color w:val="00007F"/>
          <w:spacing w:val="-4"/>
          <w:w w:val="105"/>
          <w:sz w:val="14"/>
          <w:u w:val="single" w:color="00007F"/>
          <w:lang w:val="en-US"/>
        </w:rPr>
        <w:t>time</w:t>
      </w:r>
      <w:r>
        <w:rPr>
          <w:rFonts w:ascii="Times New Roman" w:hAnsi="Times New Roman"/>
          <w:color w:val="00007F"/>
          <w:spacing w:val="-4"/>
          <w:w w:val="105"/>
          <w:sz w:val="14"/>
          <w:u w:val="single" w:color="00007F"/>
        </w:rPr>
        <w:fldChar w:fldCharType="end"/>
      </w:r>
      <w:r w:rsidRPr="007D76C4">
        <w:rPr>
          <w:rFonts w:ascii="Times New Roman" w:hAnsi="Times New Roman"/>
          <w:spacing w:val="-4"/>
          <w:w w:val="105"/>
          <w:sz w:val="14"/>
          <w:lang w:val="en-US"/>
        </w:rPr>
        <w:t>.</w:t>
      </w:r>
    </w:p>
    <w:p w14:paraId="6E65BC25" w14:textId="77777777" w:rsidR="005854A4" w:rsidRDefault="00A65012">
      <w:pPr>
        <w:spacing w:before="3"/>
        <w:ind w:right="710"/>
        <w:jc w:val="center"/>
        <w:rPr>
          <w:rFonts w:ascii="Times New Roman"/>
          <w:sz w:val="14"/>
        </w:rPr>
      </w:pPr>
      <w:r>
        <w:rPr>
          <w:noProof/>
        </w:rPr>
        <w:drawing>
          <wp:inline distT="0" distB="0" distL="0" distR="0" wp14:anchorId="6E65BC83" wp14:editId="6E65BC84">
            <wp:extent cx="41910" cy="4064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4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4"/>
        </w:rPr>
        <w:t>Use</w:t>
      </w:r>
      <w:r>
        <w:rPr>
          <w:rFonts w:ascii="Times New Roman"/>
          <w:spacing w:val="-7"/>
          <w:sz w:val="14"/>
        </w:rPr>
        <w:t xml:space="preserve"> </w:t>
      </w:r>
      <w:hyperlink r:id="rId8">
        <w:proofErr w:type="spellStart"/>
        <w:r>
          <w:rPr>
            <w:rFonts w:ascii="Times New Roman"/>
            <w:color w:val="00007F"/>
            <w:sz w:val="14"/>
            <w:u w:val="single" w:color="00007F"/>
          </w:rPr>
          <w:t>collective</w:t>
        </w:r>
        <w:proofErr w:type="spellEnd"/>
        <w:r>
          <w:rPr>
            <w:rFonts w:ascii="Times New Roman"/>
            <w:color w:val="00007F"/>
            <w:spacing w:val="-3"/>
            <w:sz w:val="14"/>
            <w:u w:val="single" w:color="00007F"/>
          </w:rPr>
          <w:t xml:space="preserve"> </w:t>
        </w:r>
        <w:proofErr w:type="spellStart"/>
        <w:r>
          <w:rPr>
            <w:rFonts w:ascii="Times New Roman"/>
            <w:color w:val="00007F"/>
            <w:spacing w:val="-2"/>
            <w:sz w:val="14"/>
            <w:u w:val="single" w:color="00007F"/>
          </w:rPr>
          <w:t>ownership</w:t>
        </w:r>
        <w:proofErr w:type="spellEnd"/>
      </w:hyperlink>
      <w:r>
        <w:rPr>
          <w:rFonts w:ascii="Times New Roman"/>
          <w:spacing w:val="-2"/>
          <w:sz w:val="14"/>
        </w:rPr>
        <w:t>.</w:t>
      </w:r>
    </w:p>
    <w:p w14:paraId="6E65BC26" w14:textId="77777777" w:rsidR="005854A4" w:rsidRDefault="00A65012">
      <w:pPr>
        <w:pStyle w:val="Heading1"/>
        <w:spacing w:before="120" w:line="219" w:lineRule="exact"/>
      </w:pPr>
      <w:r>
        <w:rPr>
          <w:spacing w:val="-2"/>
          <w:w w:val="120"/>
        </w:rPr>
        <w:t>ENTREGA</w:t>
      </w:r>
    </w:p>
    <w:p w14:paraId="6E65BC27" w14:textId="77777777" w:rsidR="005854A4" w:rsidRDefault="00A65012">
      <w:pPr>
        <w:pStyle w:val="ListParagraph"/>
        <w:numPr>
          <w:ilvl w:val="1"/>
          <w:numId w:val="24"/>
        </w:numPr>
        <w:tabs>
          <w:tab w:val="left" w:pos="740"/>
          <w:tab w:val="left" w:pos="751"/>
        </w:tabs>
        <w:spacing w:line="232" w:lineRule="auto"/>
        <w:ind w:left="751" w:right="303" w:hanging="360"/>
        <w:rPr>
          <w:sz w:val="20"/>
        </w:rPr>
        <w:pPrChange w:id="4" w:author="Guest User" w:date="2025-11-21T17:30:00Z">
          <w:pPr>
            <w:pStyle w:val="ListParagraph"/>
            <w:numPr>
              <w:ilvl w:val="1"/>
              <w:numId w:val="12"/>
            </w:numPr>
            <w:tabs>
              <w:tab w:val="left" w:pos="740"/>
              <w:tab w:val="left" w:pos="751"/>
            </w:tabs>
            <w:spacing w:line="232" w:lineRule="auto"/>
            <w:ind w:left="752" w:right="303" w:hanging="350"/>
          </w:pPr>
        </w:pPrChange>
      </w:pPr>
      <w:r>
        <w:rPr>
          <w:w w:val="110"/>
          <w:sz w:val="20"/>
        </w:rPr>
        <w:t xml:space="preserve">Incluyan en un archivo </w:t>
      </w:r>
      <w:r>
        <w:rPr>
          <w:color w:val="FF0000"/>
          <w:w w:val="110"/>
          <w:sz w:val="20"/>
        </w:rPr>
        <w:t>.zip</w:t>
      </w:r>
      <w:r>
        <w:rPr>
          <w:color w:val="FF0000"/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los archivos correspondientes al laboratorio. El nombre debe ser los dos apellidos de los miembros del equipo ordenados alfabéticamente.</w:t>
      </w:r>
    </w:p>
    <w:p w14:paraId="6E65BC28" w14:textId="77777777" w:rsidR="005854A4" w:rsidRDefault="00A65012">
      <w:pPr>
        <w:pStyle w:val="ListParagraph"/>
        <w:numPr>
          <w:ilvl w:val="1"/>
          <w:numId w:val="24"/>
        </w:numPr>
        <w:tabs>
          <w:tab w:val="left" w:pos="740"/>
          <w:tab w:val="left" w:pos="751"/>
        </w:tabs>
        <w:spacing w:line="232" w:lineRule="exact"/>
        <w:ind w:left="751" w:right="316" w:hanging="360"/>
        <w:rPr>
          <w:sz w:val="20"/>
        </w:rPr>
        <w:pPrChange w:id="5" w:author="Guest User" w:date="2025-11-21T17:30:00Z">
          <w:pPr>
            <w:pStyle w:val="ListParagraph"/>
            <w:numPr>
              <w:ilvl w:val="1"/>
              <w:numId w:val="12"/>
            </w:numPr>
            <w:tabs>
              <w:tab w:val="left" w:pos="740"/>
              <w:tab w:val="left" w:pos="751"/>
            </w:tabs>
            <w:spacing w:line="232" w:lineRule="exact"/>
            <w:ind w:left="752" w:right="316" w:hanging="350"/>
          </w:pPr>
        </w:pPrChange>
      </w:pPr>
      <w:r>
        <w:rPr>
          <w:w w:val="110"/>
          <w:sz w:val="20"/>
        </w:rPr>
        <w:t>Deben publicar el avance al final de la sesión y la versión definitiva en la fecha indicada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en los espacios preparados para tal fin.</w:t>
      </w:r>
    </w:p>
    <w:p w14:paraId="6E65BC29" w14:textId="77777777" w:rsidR="005854A4" w:rsidRDefault="005854A4">
      <w:pPr>
        <w:pStyle w:val="BodyText"/>
        <w:spacing w:before="43"/>
        <w:ind w:left="0" w:firstLine="0"/>
      </w:pPr>
    </w:p>
    <w:p w14:paraId="6E65BC2A" w14:textId="77777777" w:rsidR="005854A4" w:rsidRDefault="00A65012">
      <w:pPr>
        <w:pStyle w:val="Heading1"/>
        <w:spacing w:line="232" w:lineRule="exact"/>
      </w:pPr>
      <w:r>
        <w:rPr>
          <w:spacing w:val="-2"/>
          <w:w w:val="125"/>
        </w:rPr>
        <w:t>DESARROLLO</w:t>
      </w:r>
    </w:p>
    <w:p w14:paraId="6E65BC2B" w14:textId="77777777" w:rsidR="005854A4" w:rsidRDefault="00A65012">
      <w:pPr>
        <w:ind w:left="31"/>
        <w:rPr>
          <w:b/>
          <w:sz w:val="20"/>
        </w:rPr>
      </w:pPr>
      <w:r>
        <w:rPr>
          <w:b/>
          <w:spacing w:val="-2"/>
          <w:w w:val="120"/>
          <w:sz w:val="20"/>
        </w:rPr>
        <w:t>Preparando</w:t>
      </w:r>
    </w:p>
    <w:p w14:paraId="6E65BC2C" w14:textId="77777777" w:rsidR="005854A4" w:rsidRDefault="00A65012">
      <w:pPr>
        <w:pStyle w:val="BodyText"/>
        <w:spacing w:before="10" w:line="249" w:lineRule="auto"/>
        <w:ind w:left="31" w:firstLine="0"/>
      </w:pPr>
      <w:r>
        <w:rPr>
          <w:w w:val="110"/>
        </w:rPr>
        <w:t xml:space="preserve">En este laboratorio vamos a extender el proyecto </w:t>
      </w:r>
      <w:proofErr w:type="spellStart"/>
      <w:r>
        <w:rPr>
          <w:rFonts w:ascii="Courier New" w:hAnsi="Courier New"/>
          <w:color w:val="0000FF"/>
          <w:w w:val="110"/>
        </w:rPr>
        <w:t>valley</w:t>
      </w:r>
      <w:proofErr w:type="spellEnd"/>
      <w:r>
        <w:rPr>
          <w:rFonts w:ascii="Courier New" w:hAnsi="Courier New"/>
          <w:color w:val="0000FF"/>
          <w:spacing w:val="-63"/>
          <w:w w:val="110"/>
        </w:rPr>
        <w:t xml:space="preserve"> </w:t>
      </w:r>
      <w:r>
        <w:rPr>
          <w:w w:val="110"/>
        </w:rPr>
        <w:t>adicionando un menú barra con las opciones básicas de entrada-salida y las opciones estándar nuevo y salir.</w:t>
      </w:r>
    </w:p>
    <w:p w14:paraId="6E65BC2D" w14:textId="77777777" w:rsidR="005854A4" w:rsidRDefault="00A65012">
      <w:pPr>
        <w:pStyle w:val="ListParagraph"/>
        <w:numPr>
          <w:ilvl w:val="0"/>
          <w:numId w:val="23"/>
        </w:numPr>
        <w:tabs>
          <w:tab w:val="left" w:pos="749"/>
          <w:tab w:val="left" w:pos="751"/>
        </w:tabs>
        <w:ind w:left="751" w:right="1188"/>
        <w:rPr>
          <w:b/>
          <w:sz w:val="20"/>
        </w:rPr>
        <w:pPrChange w:id="6" w:author="Guest User" w:date="2025-11-21T17:30:00Z">
          <w:pPr>
            <w:pStyle w:val="ListParagraph"/>
            <w:numPr>
              <w:numId w:val="11"/>
            </w:numPr>
            <w:tabs>
              <w:tab w:val="left" w:pos="749"/>
              <w:tab w:val="left" w:pos="751"/>
            </w:tabs>
            <w:ind w:left="752" w:right="1188"/>
          </w:pPr>
        </w:pPrChange>
      </w:pPr>
      <w:r>
        <w:rPr>
          <w:spacing w:val="-2"/>
          <w:w w:val="115"/>
          <w:sz w:val="20"/>
        </w:rPr>
        <w:t>En</w:t>
      </w:r>
      <w:r>
        <w:rPr>
          <w:spacing w:val="-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su</w:t>
      </w:r>
      <w:r>
        <w:rPr>
          <w:spacing w:val="-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directorio</w:t>
      </w:r>
      <w:r>
        <w:rPr>
          <w:spacing w:val="-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descarguen</w:t>
      </w:r>
      <w:r>
        <w:rPr>
          <w:spacing w:val="-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la</w:t>
      </w:r>
      <w:r>
        <w:rPr>
          <w:spacing w:val="-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versión</w:t>
      </w:r>
      <w:r>
        <w:rPr>
          <w:spacing w:val="-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del</w:t>
      </w:r>
      <w:r>
        <w:rPr>
          <w:spacing w:val="-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proyecto</w:t>
      </w:r>
      <w:r>
        <w:rPr>
          <w:spacing w:val="-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realizado</w:t>
      </w:r>
      <w:r>
        <w:rPr>
          <w:spacing w:val="-7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por</w:t>
      </w:r>
      <w:r>
        <w:rPr>
          <w:spacing w:val="-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ustedes</w:t>
      </w:r>
      <w:r>
        <w:rPr>
          <w:spacing w:val="-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para</w:t>
      </w:r>
      <w:r>
        <w:rPr>
          <w:spacing w:val="-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 xml:space="preserve">el </w:t>
      </w:r>
      <w:r>
        <w:rPr>
          <w:w w:val="115"/>
          <w:sz w:val="20"/>
        </w:rPr>
        <w:t>laboratorio 03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y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preparen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el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ambiente para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 xml:space="preserve">trabajar desde </w:t>
      </w:r>
      <w:r>
        <w:rPr>
          <w:b/>
          <w:color w:val="0000FF"/>
          <w:w w:val="115"/>
          <w:sz w:val="20"/>
        </w:rPr>
        <w:t>CONSOLA</w:t>
      </w:r>
    </w:p>
    <w:p w14:paraId="6E65BC2E" w14:textId="77777777" w:rsidR="005854A4" w:rsidRDefault="00A65012">
      <w:pPr>
        <w:pStyle w:val="ListParagraph"/>
        <w:numPr>
          <w:ilvl w:val="0"/>
          <w:numId w:val="23"/>
        </w:numPr>
        <w:tabs>
          <w:tab w:val="left" w:pos="749"/>
        </w:tabs>
        <w:ind w:left="749" w:hanging="358"/>
        <w:rPr>
          <w:sz w:val="20"/>
        </w:rPr>
        <w:pPrChange w:id="7" w:author="Guest User" w:date="2025-11-21T17:30:00Z">
          <w:pPr>
            <w:pStyle w:val="ListParagraph"/>
            <w:numPr>
              <w:numId w:val="11"/>
            </w:numPr>
            <w:tabs>
              <w:tab w:val="left" w:pos="749"/>
            </w:tabs>
            <w:ind w:left="749" w:hanging="358"/>
          </w:pPr>
        </w:pPrChange>
      </w:pPr>
      <w:r>
        <w:rPr>
          <w:w w:val="105"/>
          <w:sz w:val="20"/>
        </w:rPr>
        <w:t>Ejecuten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22"/>
          <w:w w:val="105"/>
          <w:sz w:val="20"/>
        </w:rPr>
        <w:t xml:space="preserve"> </w:t>
      </w:r>
      <w:proofErr w:type="gramStart"/>
      <w:r>
        <w:rPr>
          <w:w w:val="105"/>
          <w:sz w:val="20"/>
        </w:rPr>
        <w:t>programa,</w:t>
      </w:r>
      <w:r>
        <w:rPr>
          <w:spacing w:val="25"/>
          <w:w w:val="105"/>
          <w:sz w:val="20"/>
        </w:rPr>
        <w:t xml:space="preserve">  </w:t>
      </w:r>
      <w:r>
        <w:rPr>
          <w:w w:val="105"/>
          <w:sz w:val="20"/>
        </w:rPr>
        <w:t>revisen</w:t>
      </w:r>
      <w:proofErr w:type="gramEnd"/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2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funcionalidad.</w:t>
      </w:r>
    </w:p>
    <w:p w14:paraId="6E65BC2F" w14:textId="77777777" w:rsidR="005854A4" w:rsidRDefault="00A65012">
      <w:pPr>
        <w:pStyle w:val="Heading1"/>
        <w:spacing w:before="229"/>
      </w:pPr>
      <w:r>
        <w:rPr>
          <w:w w:val="120"/>
        </w:rPr>
        <w:t>Creando</w:t>
      </w:r>
      <w:r>
        <w:rPr>
          <w:spacing w:val="-2"/>
          <w:w w:val="120"/>
        </w:rPr>
        <w:t xml:space="preserve"> </w:t>
      </w:r>
      <w:r>
        <w:rPr>
          <w:w w:val="120"/>
        </w:rPr>
        <w:t>la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maqueta</w:t>
      </w:r>
    </w:p>
    <w:p w14:paraId="6E65BC30" w14:textId="77777777" w:rsidR="005854A4" w:rsidRDefault="00A65012">
      <w:pPr>
        <w:spacing w:before="1" w:line="185" w:lineRule="exact"/>
        <w:ind w:left="31"/>
        <w:rPr>
          <w:b/>
          <w:sz w:val="16"/>
        </w:rPr>
      </w:pPr>
      <w:r>
        <w:rPr>
          <w:b/>
          <w:color w:val="FF0000"/>
          <w:w w:val="120"/>
          <w:sz w:val="16"/>
        </w:rPr>
        <w:t>[En</w:t>
      </w:r>
      <w:r>
        <w:rPr>
          <w:b/>
          <w:color w:val="FF0000"/>
          <w:spacing w:val="53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lab06.doc,</w:t>
      </w:r>
      <w:r>
        <w:rPr>
          <w:b/>
          <w:color w:val="FF0000"/>
          <w:spacing w:val="-2"/>
          <w:w w:val="120"/>
          <w:sz w:val="16"/>
        </w:rPr>
        <w:t xml:space="preserve"> </w:t>
      </w:r>
      <w:proofErr w:type="gramStart"/>
      <w:r>
        <w:rPr>
          <w:b/>
          <w:color w:val="FF0000"/>
          <w:w w:val="120"/>
          <w:sz w:val="16"/>
        </w:rPr>
        <w:t>*.asta</w:t>
      </w:r>
      <w:proofErr w:type="gramEnd"/>
      <w:r>
        <w:rPr>
          <w:b/>
          <w:color w:val="FF0000"/>
          <w:spacing w:val="-2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y</w:t>
      </w:r>
      <w:r>
        <w:rPr>
          <w:b/>
          <w:color w:val="FF0000"/>
          <w:spacing w:val="-3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*.java]</w:t>
      </w:r>
      <w:r>
        <w:rPr>
          <w:b/>
          <w:color w:val="FF0000"/>
          <w:spacing w:val="58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[NO</w:t>
      </w:r>
      <w:r>
        <w:rPr>
          <w:b/>
          <w:color w:val="009900"/>
          <w:spacing w:val="-3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OLVIDEN</w:t>
      </w:r>
      <w:r>
        <w:rPr>
          <w:b/>
          <w:color w:val="009900"/>
          <w:spacing w:val="-2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BDD</w:t>
      </w:r>
      <w:r>
        <w:rPr>
          <w:b/>
          <w:color w:val="009900"/>
          <w:spacing w:val="-4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y</w:t>
      </w:r>
      <w:r>
        <w:rPr>
          <w:b/>
          <w:color w:val="009900"/>
          <w:spacing w:val="-3"/>
          <w:w w:val="120"/>
          <w:sz w:val="16"/>
        </w:rPr>
        <w:t xml:space="preserve"> </w:t>
      </w:r>
      <w:r>
        <w:rPr>
          <w:b/>
          <w:color w:val="009900"/>
          <w:spacing w:val="-4"/>
          <w:w w:val="120"/>
          <w:sz w:val="16"/>
        </w:rPr>
        <w:t>MDD]</w:t>
      </w:r>
    </w:p>
    <w:p w14:paraId="6E65BC31" w14:textId="77777777" w:rsidR="005854A4" w:rsidRDefault="00A65012">
      <w:pPr>
        <w:pStyle w:val="BodyText"/>
        <w:ind w:left="31" w:right="908" w:firstLine="0"/>
        <w:jc w:val="both"/>
      </w:pPr>
      <w:r>
        <w:rPr>
          <w:w w:val="110"/>
        </w:rPr>
        <w:t>En este punto vamos a construir la maqueta correspondiente a esta extensión siguiendo el patrón MVC.</w:t>
      </w:r>
    </w:p>
    <w:p w14:paraId="49F4D657" w14:textId="77777777" w:rsidR="698B99F4" w:rsidRDefault="698B99F4" w:rsidP="698B99F4">
      <w:pPr>
        <w:pStyle w:val="BodyText"/>
        <w:ind w:left="31" w:right="908" w:firstLine="0"/>
        <w:jc w:val="both"/>
        <w:rPr>
          <w:ins w:id="8" w:author="Guest User" w:date="2025-11-21T17:30:00Z"/>
        </w:rPr>
      </w:pPr>
    </w:p>
    <w:p w14:paraId="6E65BC32" w14:textId="615C3E86" w:rsidR="005854A4" w:rsidRPr="00320FEC" w:rsidRDefault="00A65012">
      <w:pPr>
        <w:pStyle w:val="ListParagraph"/>
        <w:numPr>
          <w:ilvl w:val="0"/>
          <w:numId w:val="22"/>
        </w:numPr>
        <w:tabs>
          <w:tab w:val="left" w:pos="749"/>
          <w:tab w:val="left" w:pos="751"/>
        </w:tabs>
        <w:spacing w:before="1" w:line="256" w:lineRule="auto"/>
        <w:ind w:left="751" w:right="292"/>
        <w:jc w:val="both"/>
        <w:rPr>
          <w:sz w:val="20"/>
        </w:rPr>
      </w:pPr>
      <w:r>
        <w:rPr>
          <w:b/>
          <w:w w:val="110"/>
          <w:sz w:val="20"/>
        </w:rPr>
        <w:t xml:space="preserve">MODELO: </w:t>
      </w:r>
      <w:r>
        <w:rPr>
          <w:w w:val="110"/>
          <w:sz w:val="20"/>
        </w:rPr>
        <w:t>Preparen en la clase fachada del dominio los métodos correspondientes a las cuatro opciones básicas de entrada-salida (</w:t>
      </w:r>
      <w:r>
        <w:rPr>
          <w:rFonts w:ascii="Courier New" w:hAnsi="Courier New"/>
          <w:color w:val="0000FF"/>
          <w:w w:val="110"/>
          <w:sz w:val="20"/>
        </w:rPr>
        <w:t xml:space="preserve">open, </w:t>
      </w:r>
      <w:proofErr w:type="spellStart"/>
      <w:r>
        <w:rPr>
          <w:rFonts w:ascii="Courier New" w:hAnsi="Courier New"/>
          <w:color w:val="0000FF"/>
          <w:w w:val="110"/>
          <w:sz w:val="20"/>
        </w:rPr>
        <w:t>save</w:t>
      </w:r>
      <w:proofErr w:type="spellEnd"/>
      <w:r>
        <w:rPr>
          <w:rFonts w:ascii="Courier New" w:hAnsi="Courier New"/>
          <w:color w:val="0000FF"/>
          <w:w w:val="110"/>
          <w:sz w:val="20"/>
        </w:rPr>
        <w:t xml:space="preserve">, </w:t>
      </w:r>
      <w:proofErr w:type="spellStart"/>
      <w:r>
        <w:rPr>
          <w:rFonts w:ascii="Courier New" w:hAnsi="Courier New"/>
          <w:color w:val="0000FF"/>
          <w:w w:val="110"/>
          <w:sz w:val="20"/>
        </w:rPr>
        <w:t>import</w:t>
      </w:r>
      <w:proofErr w:type="spellEnd"/>
      <w:r>
        <w:rPr>
          <w:rFonts w:ascii="Courier New" w:hAnsi="Courier New"/>
          <w:color w:val="0000FF"/>
          <w:w w:val="110"/>
          <w:sz w:val="20"/>
        </w:rPr>
        <w:t xml:space="preserve"> y </w:t>
      </w:r>
      <w:proofErr w:type="spellStart"/>
      <w:r>
        <w:rPr>
          <w:rFonts w:ascii="Courier New" w:hAnsi="Courier New"/>
          <w:color w:val="0000FF"/>
          <w:w w:val="110"/>
          <w:sz w:val="20"/>
        </w:rPr>
        <w:t>export</w:t>
      </w:r>
      <w:proofErr w:type="spellEnd"/>
      <w:r>
        <w:rPr>
          <w:w w:val="110"/>
          <w:sz w:val="20"/>
        </w:rPr>
        <w:t>). Los métodos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deben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simplemente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propagar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 xml:space="preserve">una </w:t>
      </w:r>
      <w:proofErr w:type="spellStart"/>
      <w:r>
        <w:rPr>
          <w:rFonts w:ascii="Courier New" w:hAnsi="Courier New"/>
          <w:color w:val="0000FF"/>
          <w:w w:val="110"/>
          <w:sz w:val="20"/>
        </w:rPr>
        <w:t>ValleyException</w:t>
      </w:r>
      <w:proofErr w:type="spellEnd"/>
      <w:r>
        <w:rPr>
          <w:rFonts w:ascii="Courier New" w:hAnsi="Courier New"/>
          <w:color w:val="0000FF"/>
          <w:spacing w:val="-20"/>
          <w:w w:val="110"/>
          <w:sz w:val="20"/>
        </w:rPr>
        <w:t xml:space="preserve"> </w:t>
      </w:r>
      <w:r>
        <w:rPr>
          <w:w w:val="110"/>
          <w:sz w:val="20"/>
        </w:rPr>
        <w:t>con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el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mensaje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 xml:space="preserve">“Opción </w:t>
      </w:r>
      <w:proofErr w:type="spellStart"/>
      <w:r>
        <w:rPr>
          <w:rFonts w:ascii="Courier New" w:hAnsi="Courier New"/>
          <w:color w:val="0000FF"/>
          <w:w w:val="110"/>
          <w:sz w:val="20"/>
        </w:rPr>
        <w:t>nombreOpción</w:t>
      </w:r>
      <w:proofErr w:type="spellEnd"/>
      <w:r>
        <w:rPr>
          <w:rFonts w:ascii="Courier New" w:hAnsi="Courier New"/>
          <w:color w:val="0000FF"/>
          <w:spacing w:val="-29"/>
          <w:w w:val="110"/>
          <w:sz w:val="20"/>
        </w:rPr>
        <w:t xml:space="preserve"> </w:t>
      </w:r>
      <w:r>
        <w:rPr>
          <w:w w:val="110"/>
          <w:sz w:val="20"/>
        </w:rPr>
        <w:t>en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construcción.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Archivo</w:t>
      </w:r>
      <w:r>
        <w:rPr>
          <w:spacing w:val="-3"/>
          <w:w w:val="110"/>
          <w:sz w:val="20"/>
        </w:rPr>
        <w:t xml:space="preserve"> </w:t>
      </w:r>
      <w:proofErr w:type="spellStart"/>
      <w:r>
        <w:rPr>
          <w:rFonts w:ascii="Courier New" w:hAnsi="Courier New"/>
          <w:color w:val="0000FF"/>
          <w:w w:val="110"/>
          <w:sz w:val="20"/>
        </w:rPr>
        <w:t>nombreArchivo</w:t>
      </w:r>
      <w:proofErr w:type="spellEnd"/>
      <w:r>
        <w:rPr>
          <w:w w:val="110"/>
          <w:sz w:val="20"/>
        </w:rPr>
        <w:t>”.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Los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métodos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deben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tener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 xml:space="preserve">un parámetro </w:t>
      </w:r>
      <w:r>
        <w:rPr>
          <w:rFonts w:ascii="Courier New" w:hAnsi="Courier New"/>
          <w:color w:val="0000FF"/>
          <w:w w:val="110"/>
          <w:sz w:val="20"/>
        </w:rPr>
        <w:t>File</w:t>
      </w:r>
      <w:r>
        <w:rPr>
          <w:w w:val="110"/>
          <w:sz w:val="20"/>
        </w:rPr>
        <w:t>.</w:t>
      </w:r>
    </w:p>
    <w:p w14:paraId="233BB81E" w14:textId="77777777" w:rsidR="00320FEC" w:rsidRDefault="00320FEC" w:rsidP="00320FEC">
      <w:pPr>
        <w:pStyle w:val="ListParagraph"/>
        <w:tabs>
          <w:tab w:val="left" w:pos="749"/>
          <w:tab w:val="left" w:pos="751"/>
        </w:tabs>
        <w:spacing w:before="1" w:line="256" w:lineRule="auto"/>
        <w:ind w:right="292" w:firstLine="0"/>
        <w:jc w:val="both"/>
        <w:rPr>
          <w:b/>
          <w:w w:val="110"/>
          <w:sz w:val="20"/>
        </w:rPr>
      </w:pPr>
    </w:p>
    <w:p w14:paraId="08E61B01" w14:textId="44CA9706" w:rsidR="00320FEC" w:rsidRDefault="00320FEC" w:rsidP="00320FEC">
      <w:pPr>
        <w:pStyle w:val="ListParagraph"/>
        <w:tabs>
          <w:tab w:val="left" w:pos="749"/>
          <w:tab w:val="left" w:pos="751"/>
        </w:tabs>
        <w:spacing w:before="1" w:line="256" w:lineRule="auto"/>
        <w:ind w:left="1440" w:right="292" w:hanging="689"/>
        <w:jc w:val="both"/>
        <w:rPr>
          <w:bCs/>
          <w:sz w:val="20"/>
        </w:rPr>
      </w:pPr>
      <w:r>
        <w:rPr>
          <w:bCs/>
          <w:sz w:val="20"/>
        </w:rPr>
        <w:t xml:space="preserve">Al realizar los métodos con sus correspondientes excepciones, dejamos la clase </w:t>
      </w:r>
      <w:proofErr w:type="spellStart"/>
      <w:r>
        <w:rPr>
          <w:bCs/>
          <w:sz w:val="20"/>
        </w:rPr>
        <w:t>ValleyException</w:t>
      </w:r>
      <w:proofErr w:type="spellEnd"/>
      <w:r>
        <w:rPr>
          <w:bCs/>
          <w:sz w:val="20"/>
        </w:rPr>
        <w:t xml:space="preserve"> con atributos constantes con la intención de no tener que mandar el mensaje como argumento en el código cada vez que se lance la excepción.</w:t>
      </w:r>
    </w:p>
    <w:p w14:paraId="57D4CA8B" w14:textId="77777777" w:rsidR="008B37A9" w:rsidRDefault="008B37A9" w:rsidP="00320FEC">
      <w:pPr>
        <w:pStyle w:val="ListParagraph"/>
        <w:tabs>
          <w:tab w:val="left" w:pos="749"/>
          <w:tab w:val="left" w:pos="751"/>
        </w:tabs>
        <w:spacing w:before="1" w:line="256" w:lineRule="auto"/>
        <w:ind w:left="1440" w:right="292" w:hanging="689"/>
        <w:jc w:val="both"/>
        <w:rPr>
          <w:bCs/>
          <w:sz w:val="20"/>
        </w:rPr>
      </w:pPr>
    </w:p>
    <w:p w14:paraId="3AE8AA38" w14:textId="4364BB40" w:rsidR="008B37A9" w:rsidRDefault="008B37A9" w:rsidP="00320FEC">
      <w:pPr>
        <w:pStyle w:val="ListParagraph"/>
        <w:tabs>
          <w:tab w:val="left" w:pos="749"/>
          <w:tab w:val="left" w:pos="751"/>
        </w:tabs>
        <w:spacing w:before="1" w:line="256" w:lineRule="auto"/>
        <w:ind w:left="1440" w:right="292" w:hanging="689"/>
        <w:jc w:val="both"/>
        <w:rPr>
          <w:bCs/>
          <w:sz w:val="20"/>
        </w:rPr>
      </w:pPr>
      <w:proofErr w:type="spellStart"/>
      <w:r>
        <w:rPr>
          <w:bCs/>
          <w:sz w:val="20"/>
        </w:rPr>
        <w:t>Import</w:t>
      </w:r>
      <w:proofErr w:type="spellEnd"/>
      <w:r>
        <w:rPr>
          <w:bCs/>
          <w:sz w:val="20"/>
        </w:rPr>
        <w:t xml:space="preserve"> y open serán de tipo Valley; debido a que Open abre archivos para </w:t>
      </w:r>
      <w:proofErr w:type="spellStart"/>
      <w:r>
        <w:rPr>
          <w:bCs/>
          <w:sz w:val="20"/>
        </w:rPr>
        <w:t>conevertirlos</w:t>
      </w:r>
      <w:proofErr w:type="spellEnd"/>
      <w:r>
        <w:rPr>
          <w:bCs/>
          <w:sz w:val="20"/>
        </w:rPr>
        <w:t xml:space="preserve"> en tipo Objeto de Valley. Por otro lado, </w:t>
      </w:r>
      <w:proofErr w:type="spellStart"/>
      <w:r>
        <w:rPr>
          <w:bCs/>
          <w:sz w:val="20"/>
        </w:rPr>
        <w:t>save</w:t>
      </w:r>
      <w:proofErr w:type="spellEnd"/>
      <w:r>
        <w:rPr>
          <w:bCs/>
          <w:sz w:val="20"/>
        </w:rPr>
        <w:t xml:space="preserve"> y </w:t>
      </w:r>
      <w:proofErr w:type="spellStart"/>
      <w:r>
        <w:rPr>
          <w:bCs/>
          <w:sz w:val="20"/>
        </w:rPr>
        <w:t>export</w:t>
      </w:r>
      <w:proofErr w:type="spellEnd"/>
      <w:r>
        <w:rPr>
          <w:bCs/>
          <w:sz w:val="20"/>
        </w:rPr>
        <w:t xml:space="preserve"> son de tipo </w:t>
      </w:r>
      <w:proofErr w:type="spellStart"/>
      <w:r>
        <w:rPr>
          <w:bCs/>
          <w:sz w:val="20"/>
        </w:rPr>
        <w:t>void</w:t>
      </w:r>
      <w:proofErr w:type="spellEnd"/>
      <w:r>
        <w:rPr>
          <w:bCs/>
          <w:sz w:val="20"/>
        </w:rPr>
        <w:t xml:space="preserve"> ya que lo que hacen es convertir el objeto a un archivo.</w:t>
      </w:r>
    </w:p>
    <w:p w14:paraId="7F96D84D" w14:textId="77777777" w:rsidR="008B37A9" w:rsidRDefault="008B37A9" w:rsidP="00320FEC">
      <w:pPr>
        <w:pStyle w:val="ListParagraph"/>
        <w:tabs>
          <w:tab w:val="left" w:pos="749"/>
          <w:tab w:val="left" w:pos="751"/>
        </w:tabs>
        <w:spacing w:before="1" w:line="256" w:lineRule="auto"/>
        <w:ind w:left="1440" w:right="292" w:hanging="689"/>
        <w:jc w:val="both"/>
        <w:rPr>
          <w:bCs/>
          <w:sz w:val="20"/>
        </w:rPr>
      </w:pPr>
    </w:p>
    <w:p w14:paraId="4C301533" w14:textId="58B17C03" w:rsidR="008B37A9" w:rsidRDefault="008B37A9" w:rsidP="008B37A9">
      <w:pPr>
        <w:pStyle w:val="ListParagraph"/>
        <w:tabs>
          <w:tab w:val="left" w:pos="749"/>
          <w:tab w:val="left" w:pos="751"/>
        </w:tabs>
        <w:spacing w:before="1" w:line="256" w:lineRule="auto"/>
        <w:ind w:left="1440" w:right="292" w:hanging="689"/>
        <w:jc w:val="center"/>
        <w:rPr>
          <w:b/>
          <w:sz w:val="20"/>
        </w:rPr>
      </w:pPr>
      <w:r w:rsidRPr="008B37A9">
        <w:rPr>
          <w:b/>
          <w:noProof/>
          <w:sz w:val="20"/>
        </w:rPr>
        <w:drawing>
          <wp:inline distT="0" distB="0" distL="0" distR="0" wp14:anchorId="2BEF5F26" wp14:editId="2FED1BBD">
            <wp:extent cx="4867275" cy="1442316"/>
            <wp:effectExtent l="0" t="0" r="0" b="5715"/>
            <wp:docPr id="77290615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06157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452" cy="144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DC2D" w14:textId="48C5FD92" w:rsidR="008B37A9" w:rsidRDefault="00D471B4" w:rsidP="008B37A9">
      <w:pPr>
        <w:pStyle w:val="ListParagraph"/>
        <w:tabs>
          <w:tab w:val="left" w:pos="749"/>
          <w:tab w:val="left" w:pos="751"/>
        </w:tabs>
        <w:spacing w:before="1" w:line="256" w:lineRule="auto"/>
        <w:ind w:left="1440" w:right="292" w:hanging="689"/>
        <w:jc w:val="center"/>
        <w:rPr>
          <w:b/>
          <w:sz w:val="20"/>
        </w:rPr>
      </w:pPr>
      <w:r w:rsidRPr="00D471B4">
        <w:rPr>
          <w:b/>
          <w:noProof/>
          <w:sz w:val="20"/>
        </w:rPr>
        <w:lastRenderedPageBreak/>
        <w:drawing>
          <wp:inline distT="0" distB="0" distL="0" distR="0" wp14:anchorId="6E9D9AE2" wp14:editId="52176777">
            <wp:extent cx="5611985" cy="4657725"/>
            <wp:effectExtent l="0" t="0" r="8255" b="0"/>
            <wp:docPr id="149746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60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3802" cy="465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1E8A" w14:textId="77777777" w:rsidR="008B37A9" w:rsidRPr="008B37A9" w:rsidRDefault="008B37A9" w:rsidP="008B37A9">
      <w:pPr>
        <w:pStyle w:val="ListParagraph"/>
        <w:tabs>
          <w:tab w:val="left" w:pos="749"/>
          <w:tab w:val="left" w:pos="751"/>
        </w:tabs>
        <w:spacing w:before="1" w:line="256" w:lineRule="auto"/>
        <w:ind w:left="1440" w:right="292" w:hanging="689"/>
        <w:jc w:val="center"/>
        <w:rPr>
          <w:b/>
          <w:sz w:val="20"/>
        </w:rPr>
      </w:pPr>
    </w:p>
    <w:p w14:paraId="2AD78FCB" w14:textId="77777777" w:rsidR="00AC2E46" w:rsidRDefault="00AC2E46">
      <w:pPr>
        <w:tabs>
          <w:tab w:val="left" w:pos="749"/>
          <w:tab w:val="left" w:pos="751"/>
        </w:tabs>
        <w:spacing w:before="1" w:line="256" w:lineRule="auto"/>
        <w:ind w:right="292"/>
        <w:jc w:val="both"/>
        <w:rPr>
          <w:sz w:val="20"/>
        </w:rPr>
        <w:pPrChange w:id="9" w:author="Guest User" w:date="2025-11-21T17:30:00Z">
          <w:pPr>
            <w:pStyle w:val="ListParagraph"/>
            <w:tabs>
              <w:tab w:val="left" w:pos="749"/>
              <w:tab w:val="left" w:pos="751"/>
            </w:tabs>
            <w:spacing w:before="1" w:line="256" w:lineRule="auto"/>
            <w:ind w:right="292" w:firstLine="0"/>
          </w:pPr>
        </w:pPrChange>
      </w:pPr>
    </w:p>
    <w:p w14:paraId="50CF9528" w14:textId="77777777" w:rsidR="698B99F4" w:rsidRDefault="698B99F4" w:rsidP="698B99F4">
      <w:pPr>
        <w:tabs>
          <w:tab w:val="left" w:pos="749"/>
          <w:tab w:val="left" w:pos="751"/>
        </w:tabs>
        <w:spacing w:before="1" w:line="256" w:lineRule="auto"/>
        <w:ind w:right="292"/>
        <w:jc w:val="both"/>
        <w:rPr>
          <w:ins w:id="10" w:author="Guest User" w:date="2025-11-21T17:30:00Z"/>
          <w:sz w:val="20"/>
          <w:szCs w:val="20"/>
        </w:rPr>
      </w:pPr>
    </w:p>
    <w:p w14:paraId="6E65BC33" w14:textId="2931A228" w:rsidR="005854A4" w:rsidRPr="008A01EE" w:rsidRDefault="00A65012">
      <w:pPr>
        <w:pStyle w:val="ListParagraph"/>
        <w:numPr>
          <w:ilvl w:val="0"/>
          <w:numId w:val="22"/>
        </w:numPr>
        <w:tabs>
          <w:tab w:val="left" w:pos="749"/>
          <w:tab w:val="left" w:pos="751"/>
        </w:tabs>
        <w:spacing w:line="254" w:lineRule="auto"/>
        <w:ind w:left="751" w:right="295"/>
        <w:jc w:val="both"/>
        <w:rPr>
          <w:sz w:val="20"/>
        </w:rPr>
        <w:pPrChange w:id="11" w:author="Guest User" w:date="2025-11-21T17:30:00Z">
          <w:pPr>
            <w:pStyle w:val="ListParagraph"/>
            <w:numPr>
              <w:numId w:val="10"/>
            </w:numPr>
            <w:tabs>
              <w:tab w:val="left" w:pos="749"/>
              <w:tab w:val="left" w:pos="751"/>
            </w:tabs>
            <w:spacing w:line="254" w:lineRule="auto"/>
            <w:ind w:left="752" w:right="295"/>
            <w:jc w:val="both"/>
          </w:pPr>
        </w:pPrChange>
      </w:pPr>
      <w:proofErr w:type="gramStart"/>
      <w:r>
        <w:rPr>
          <w:b/>
          <w:w w:val="105"/>
          <w:sz w:val="20"/>
        </w:rPr>
        <w:t>VISTA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:</w:t>
      </w:r>
      <w:proofErr w:type="gramEnd"/>
      <w:r>
        <w:rPr>
          <w:b/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Construyan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menú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barra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ofrezca,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además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las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opciones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básicas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 entrada-salida, las opciones estándar de nuevo y salir (</w:t>
      </w:r>
      <w:r>
        <w:rPr>
          <w:rFonts w:ascii="Courier New" w:hAnsi="Courier New"/>
          <w:color w:val="0000FF"/>
          <w:w w:val="105"/>
          <w:sz w:val="20"/>
        </w:rPr>
        <w:t>Nuevo, Abrir, Guardar como, Importar, Exportar como, Salir</w:t>
      </w:r>
      <w:r>
        <w:rPr>
          <w:w w:val="105"/>
          <w:sz w:val="20"/>
        </w:rPr>
        <w:t>).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olviden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incluir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los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separadores.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esto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 xml:space="preserve">creen el método </w:t>
      </w:r>
      <w:proofErr w:type="spellStart"/>
      <w:r>
        <w:rPr>
          <w:rFonts w:ascii="Courier New" w:hAnsi="Courier New"/>
          <w:color w:val="0000FF"/>
          <w:w w:val="105"/>
          <w:sz w:val="20"/>
        </w:rPr>
        <w:t>prepareElementsMenu</w:t>
      </w:r>
      <w:proofErr w:type="spellEnd"/>
      <w:r>
        <w:rPr>
          <w:rFonts w:ascii="Courier New" w:hAnsi="Courier New"/>
          <w:color w:val="0000FF"/>
          <w:w w:val="105"/>
          <w:sz w:val="20"/>
        </w:rPr>
        <w:t xml:space="preserve">. </w:t>
      </w:r>
      <w:r>
        <w:rPr>
          <w:w w:val="105"/>
          <w:sz w:val="20"/>
        </w:rPr>
        <w:t>Capturen la pantalla del menú.</w:t>
      </w:r>
    </w:p>
    <w:p w14:paraId="12A22839" w14:textId="77777777" w:rsidR="008A01EE" w:rsidRPr="008A01EE" w:rsidRDefault="008A01EE" w:rsidP="008A01EE">
      <w:pPr>
        <w:pStyle w:val="ListParagraph"/>
        <w:rPr>
          <w:sz w:val="20"/>
        </w:rPr>
      </w:pPr>
    </w:p>
    <w:p w14:paraId="70269154" w14:textId="6B118C97" w:rsidR="008A01EE" w:rsidRDefault="00BA2E5E" w:rsidP="008A01EE">
      <w:pPr>
        <w:pStyle w:val="ListParagraph"/>
        <w:tabs>
          <w:tab w:val="left" w:pos="749"/>
          <w:tab w:val="left" w:pos="751"/>
        </w:tabs>
        <w:spacing w:line="254" w:lineRule="auto"/>
        <w:ind w:right="295" w:firstLine="0"/>
        <w:rPr>
          <w:sz w:val="20"/>
        </w:rPr>
      </w:pPr>
      <w:r w:rsidRPr="00BA2E5E">
        <w:rPr>
          <w:noProof/>
          <w:sz w:val="20"/>
        </w:rPr>
        <w:drawing>
          <wp:inline distT="0" distB="0" distL="0" distR="0" wp14:anchorId="3D3E3598" wp14:editId="36BE00D5">
            <wp:extent cx="5382376" cy="2286319"/>
            <wp:effectExtent l="0" t="0" r="8890" b="0"/>
            <wp:docPr id="3309483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48396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E5E">
        <w:rPr>
          <w:noProof/>
          <w:sz w:val="20"/>
        </w:rPr>
        <w:lastRenderedPageBreak/>
        <w:drawing>
          <wp:inline distT="0" distB="0" distL="0" distR="0" wp14:anchorId="1B4B5DBE" wp14:editId="40FCB30F">
            <wp:extent cx="3219450" cy="3455199"/>
            <wp:effectExtent l="0" t="0" r="0" b="0"/>
            <wp:docPr id="1264464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6466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1986" cy="345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B45E" w14:textId="3DC2A388" w:rsidR="00BA2E5E" w:rsidRDefault="00BA2E5E" w:rsidP="008A01EE">
      <w:pPr>
        <w:pStyle w:val="ListParagraph"/>
        <w:tabs>
          <w:tab w:val="left" w:pos="749"/>
          <w:tab w:val="left" w:pos="751"/>
        </w:tabs>
        <w:spacing w:line="254" w:lineRule="auto"/>
        <w:ind w:right="295" w:firstLine="0"/>
        <w:rPr>
          <w:sz w:val="20"/>
        </w:rPr>
      </w:pPr>
      <w:r w:rsidRPr="00BA2E5E">
        <w:rPr>
          <w:noProof/>
          <w:sz w:val="20"/>
        </w:rPr>
        <w:drawing>
          <wp:inline distT="0" distB="0" distL="0" distR="0" wp14:anchorId="6F087829" wp14:editId="3F8A70C7">
            <wp:extent cx="2505425" cy="1400370"/>
            <wp:effectExtent l="0" t="0" r="9525" b="0"/>
            <wp:docPr id="12464893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8934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5821" w14:textId="78253F52" w:rsidR="00BA2E5E" w:rsidRDefault="00BA2E5E" w:rsidP="00BA2E5E">
      <w:pPr>
        <w:pStyle w:val="ListParagraph"/>
        <w:tabs>
          <w:tab w:val="left" w:pos="749"/>
          <w:tab w:val="left" w:pos="751"/>
        </w:tabs>
        <w:spacing w:line="254" w:lineRule="auto"/>
        <w:ind w:right="295" w:firstLine="0"/>
        <w:jc w:val="center"/>
        <w:rPr>
          <w:sz w:val="20"/>
        </w:rPr>
      </w:pPr>
      <w:r w:rsidRPr="00BA2E5E">
        <w:rPr>
          <w:noProof/>
          <w:sz w:val="20"/>
        </w:rPr>
        <w:drawing>
          <wp:inline distT="0" distB="0" distL="0" distR="0" wp14:anchorId="47FB140A" wp14:editId="7268DD54">
            <wp:extent cx="2571750" cy="2904517"/>
            <wp:effectExtent l="0" t="0" r="0" b="0"/>
            <wp:docPr id="1987372151" name="Picture 1" descr="A grid with black squares and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72151" name="Picture 1" descr="A grid with black squares and black dot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9978" cy="29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19AE" w14:textId="77777777" w:rsidR="00BA2E5E" w:rsidRDefault="00BA2E5E" w:rsidP="008A01EE">
      <w:pPr>
        <w:pStyle w:val="ListParagraph"/>
        <w:tabs>
          <w:tab w:val="left" w:pos="749"/>
          <w:tab w:val="left" w:pos="751"/>
        </w:tabs>
        <w:spacing w:line="254" w:lineRule="auto"/>
        <w:ind w:right="295" w:firstLine="0"/>
        <w:rPr>
          <w:sz w:val="20"/>
        </w:rPr>
      </w:pPr>
    </w:p>
    <w:p w14:paraId="6E65BC34" w14:textId="77777777" w:rsidR="005854A4" w:rsidRDefault="00A65012">
      <w:pPr>
        <w:pStyle w:val="ListParagraph"/>
        <w:numPr>
          <w:ilvl w:val="0"/>
          <w:numId w:val="22"/>
        </w:numPr>
        <w:tabs>
          <w:tab w:val="left" w:pos="749"/>
          <w:tab w:val="left" w:pos="751"/>
        </w:tabs>
        <w:spacing w:line="249" w:lineRule="auto"/>
        <w:ind w:left="751" w:right="290"/>
        <w:jc w:val="both"/>
        <w:rPr>
          <w:sz w:val="20"/>
        </w:rPr>
        <w:pPrChange w:id="12" w:author="Guest User" w:date="2025-11-21T17:30:00Z">
          <w:pPr>
            <w:pStyle w:val="ListParagraph"/>
            <w:numPr>
              <w:numId w:val="10"/>
            </w:numPr>
            <w:tabs>
              <w:tab w:val="left" w:pos="749"/>
              <w:tab w:val="left" w:pos="751"/>
            </w:tabs>
            <w:spacing w:line="249" w:lineRule="auto"/>
            <w:ind w:left="752" w:right="290"/>
            <w:jc w:val="both"/>
          </w:pPr>
        </w:pPrChange>
      </w:pPr>
      <w:r>
        <w:rPr>
          <w:b/>
          <w:w w:val="110"/>
          <w:sz w:val="20"/>
        </w:rPr>
        <w:t>CONTROLADOR:</w:t>
      </w:r>
      <w:r>
        <w:rPr>
          <w:b/>
          <w:spacing w:val="40"/>
          <w:w w:val="110"/>
          <w:sz w:val="20"/>
        </w:rPr>
        <w:t xml:space="preserve">  </w:t>
      </w:r>
      <w:r>
        <w:rPr>
          <w:w w:val="110"/>
          <w:sz w:val="20"/>
        </w:rPr>
        <w:t>Construyan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los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oyentes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correspondientes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las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seis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opciones.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Para esto creen el método </w:t>
      </w:r>
      <w:proofErr w:type="spellStart"/>
      <w:r>
        <w:rPr>
          <w:rFonts w:ascii="Courier New" w:hAnsi="Courier New"/>
          <w:color w:val="0000FF"/>
          <w:w w:val="110"/>
          <w:sz w:val="20"/>
        </w:rPr>
        <w:t>prepareActionsMenu</w:t>
      </w:r>
      <w:proofErr w:type="spellEnd"/>
      <w:r>
        <w:rPr>
          <w:rFonts w:ascii="Courier New" w:hAnsi="Courier New"/>
          <w:color w:val="0000FF"/>
          <w:w w:val="110"/>
          <w:sz w:val="20"/>
        </w:rPr>
        <w:t xml:space="preserve"> </w:t>
      </w:r>
      <w:r>
        <w:rPr>
          <w:w w:val="110"/>
          <w:sz w:val="20"/>
        </w:rPr>
        <w:t xml:space="preserve">y los métodos base del controlador </w:t>
      </w:r>
      <w:r>
        <w:rPr>
          <w:sz w:val="20"/>
        </w:rPr>
        <w:t>(</w:t>
      </w:r>
      <w:proofErr w:type="spellStart"/>
      <w:r>
        <w:rPr>
          <w:rFonts w:ascii="Courier New" w:hAnsi="Courier New"/>
          <w:color w:val="0000FF"/>
          <w:sz w:val="20"/>
        </w:rPr>
        <w:t>optionOpen</w:t>
      </w:r>
      <w:proofErr w:type="spellEnd"/>
      <w:r>
        <w:rPr>
          <w:rFonts w:ascii="Courier New" w:hAnsi="Courier New"/>
          <w:color w:val="0000FF"/>
          <w:sz w:val="20"/>
        </w:rPr>
        <w:t xml:space="preserve">, </w:t>
      </w:r>
      <w:proofErr w:type="spellStart"/>
      <w:r>
        <w:rPr>
          <w:rFonts w:ascii="Courier New" w:hAnsi="Courier New"/>
          <w:color w:val="0000FF"/>
          <w:sz w:val="20"/>
        </w:rPr>
        <w:t>optionSave</w:t>
      </w:r>
      <w:proofErr w:type="spellEnd"/>
      <w:r>
        <w:rPr>
          <w:rFonts w:ascii="Courier New" w:hAnsi="Courier New"/>
          <w:color w:val="0000FF"/>
          <w:sz w:val="20"/>
        </w:rPr>
        <w:t xml:space="preserve">, </w:t>
      </w:r>
      <w:proofErr w:type="spellStart"/>
      <w:r>
        <w:rPr>
          <w:rFonts w:ascii="Courier New" w:hAnsi="Courier New"/>
          <w:color w:val="0000FF"/>
          <w:sz w:val="20"/>
        </w:rPr>
        <w:t>optionImport</w:t>
      </w:r>
      <w:proofErr w:type="spellEnd"/>
      <w:r>
        <w:rPr>
          <w:rFonts w:ascii="Courier New" w:hAnsi="Courier New"/>
          <w:color w:val="0000FF"/>
          <w:sz w:val="20"/>
        </w:rPr>
        <w:t xml:space="preserve">, </w:t>
      </w:r>
      <w:proofErr w:type="spellStart"/>
      <w:r>
        <w:rPr>
          <w:rFonts w:ascii="Courier New" w:hAnsi="Courier New"/>
          <w:color w:val="0000FF"/>
          <w:sz w:val="20"/>
        </w:rPr>
        <w:t>optionExport</w:t>
      </w:r>
      <w:proofErr w:type="spellEnd"/>
      <w:r>
        <w:rPr>
          <w:rFonts w:ascii="Courier New" w:hAnsi="Courier New"/>
          <w:color w:val="0000FF"/>
          <w:sz w:val="20"/>
        </w:rPr>
        <w:t xml:space="preserve">, </w:t>
      </w:r>
      <w:proofErr w:type="spellStart"/>
      <w:r>
        <w:rPr>
          <w:rFonts w:ascii="Courier New" w:hAnsi="Courier New"/>
          <w:color w:val="0000FF"/>
          <w:sz w:val="20"/>
        </w:rPr>
        <w:t>optionNew</w:t>
      </w:r>
      <w:proofErr w:type="spellEnd"/>
      <w:r>
        <w:rPr>
          <w:rFonts w:ascii="Courier New" w:hAnsi="Courier New"/>
          <w:color w:val="0000FF"/>
          <w:sz w:val="20"/>
        </w:rPr>
        <w:t xml:space="preserve">, </w:t>
      </w:r>
      <w:proofErr w:type="spellStart"/>
      <w:r>
        <w:rPr>
          <w:rFonts w:ascii="Courier New" w:hAnsi="Courier New"/>
          <w:color w:val="0000FF"/>
          <w:sz w:val="20"/>
        </w:rPr>
        <w:t>optionExit</w:t>
      </w:r>
      <w:proofErr w:type="spellEnd"/>
      <w:r>
        <w:rPr>
          <w:sz w:val="20"/>
        </w:rPr>
        <w:t xml:space="preserve">), </w:t>
      </w:r>
      <w:r>
        <w:rPr>
          <w:w w:val="110"/>
          <w:sz w:val="20"/>
        </w:rPr>
        <w:t xml:space="preserve">En las opciones que lo requieran usen un </w:t>
      </w:r>
      <w:proofErr w:type="spellStart"/>
      <w:r>
        <w:rPr>
          <w:rFonts w:ascii="Courier New" w:hAnsi="Courier New"/>
          <w:color w:val="0000FF"/>
          <w:w w:val="110"/>
          <w:sz w:val="20"/>
        </w:rPr>
        <w:t>FileChooser</w:t>
      </w:r>
      <w:proofErr w:type="spellEnd"/>
      <w:r>
        <w:rPr>
          <w:rFonts w:ascii="Courier New" w:hAnsi="Courier New"/>
          <w:color w:val="0000FF"/>
          <w:spacing w:val="-33"/>
          <w:w w:val="110"/>
          <w:sz w:val="20"/>
        </w:rPr>
        <w:t xml:space="preserve"> </w:t>
      </w:r>
      <w:r>
        <w:rPr>
          <w:w w:val="110"/>
          <w:sz w:val="20"/>
        </w:rPr>
        <w:t>y atiendan la excepción.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Estos métodos llaman el método correspondiente de la capa de dominio que por ahora sólo</w:t>
      </w:r>
      <w:r>
        <w:rPr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lanza una excepción.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Ejecuten las diferentes acciones del menú y para cada una de ellas capture una pantalla significativa.</w:t>
      </w:r>
    </w:p>
    <w:p w14:paraId="7579CD2B" w14:textId="77777777" w:rsidR="005854A4" w:rsidRDefault="005854A4">
      <w:pPr>
        <w:pStyle w:val="ListParagraph"/>
        <w:spacing w:line="249" w:lineRule="auto"/>
        <w:jc w:val="both"/>
        <w:rPr>
          <w:sz w:val="20"/>
        </w:rPr>
      </w:pPr>
    </w:p>
    <w:p w14:paraId="0F9158CD" w14:textId="611FE28F" w:rsidR="00BA2E5E" w:rsidRDefault="00BA2E5E" w:rsidP="00BA2E5E">
      <w:pPr>
        <w:pStyle w:val="ListParagraph"/>
        <w:spacing w:line="249" w:lineRule="auto"/>
        <w:jc w:val="both"/>
        <w:rPr>
          <w:sz w:val="20"/>
        </w:rPr>
      </w:pPr>
      <w:r w:rsidRPr="00BA2E5E">
        <w:rPr>
          <w:noProof/>
          <w:sz w:val="20"/>
        </w:rPr>
        <w:lastRenderedPageBreak/>
        <w:drawing>
          <wp:inline distT="0" distB="0" distL="0" distR="0" wp14:anchorId="710EFE57" wp14:editId="6D90A53C">
            <wp:extent cx="5102387" cy="3905250"/>
            <wp:effectExtent l="0" t="0" r="3175" b="0"/>
            <wp:docPr id="197046124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61246" name="Picture 1" descr="A computer screen shot of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9614" cy="39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318B" w14:textId="77777777" w:rsidR="00BA2E5E" w:rsidRDefault="00BA2E5E" w:rsidP="00BA2E5E">
      <w:pPr>
        <w:spacing w:line="249" w:lineRule="auto"/>
        <w:ind w:firstLine="391"/>
        <w:jc w:val="both"/>
        <w:rPr>
          <w:sz w:val="20"/>
        </w:rPr>
      </w:pPr>
      <w:r w:rsidRPr="00BA2E5E">
        <w:rPr>
          <w:noProof/>
          <w:sz w:val="20"/>
        </w:rPr>
        <w:drawing>
          <wp:inline distT="0" distB="0" distL="0" distR="0" wp14:anchorId="3686A1A4" wp14:editId="68BE66D9">
            <wp:extent cx="4733925" cy="3428808"/>
            <wp:effectExtent l="0" t="0" r="0" b="635"/>
            <wp:docPr id="86177601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76012" name="Picture 1" descr="A computer screen shot of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9353" cy="343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C22D" w14:textId="77777777" w:rsidR="00BA2E5E" w:rsidRDefault="00BA2E5E" w:rsidP="00BA2E5E">
      <w:pPr>
        <w:spacing w:line="249" w:lineRule="auto"/>
        <w:ind w:firstLine="391"/>
        <w:jc w:val="both"/>
        <w:rPr>
          <w:sz w:val="20"/>
        </w:rPr>
      </w:pPr>
    </w:p>
    <w:p w14:paraId="5D28FF4B" w14:textId="77777777" w:rsidR="00BA2E5E" w:rsidRDefault="00BA2E5E" w:rsidP="00BA2E5E">
      <w:pPr>
        <w:spacing w:line="249" w:lineRule="auto"/>
        <w:ind w:firstLine="391"/>
        <w:jc w:val="both"/>
        <w:rPr>
          <w:sz w:val="20"/>
        </w:rPr>
      </w:pPr>
      <w:r>
        <w:rPr>
          <w:sz w:val="20"/>
        </w:rPr>
        <w:t>Tomas significativas:</w:t>
      </w:r>
    </w:p>
    <w:p w14:paraId="0989E3E9" w14:textId="77777777" w:rsidR="00E63622" w:rsidRDefault="00E63622" w:rsidP="00BA2E5E">
      <w:pPr>
        <w:spacing w:line="249" w:lineRule="auto"/>
        <w:ind w:firstLine="391"/>
        <w:jc w:val="both"/>
        <w:rPr>
          <w:sz w:val="20"/>
        </w:rPr>
      </w:pPr>
      <w:r>
        <w:rPr>
          <w:sz w:val="20"/>
        </w:rPr>
        <w:t>Nuevo:</w:t>
      </w:r>
    </w:p>
    <w:p w14:paraId="2687EDF0" w14:textId="77777777" w:rsidR="00E63622" w:rsidRDefault="00E63622" w:rsidP="00BA2E5E">
      <w:pPr>
        <w:spacing w:line="249" w:lineRule="auto"/>
        <w:ind w:firstLine="391"/>
        <w:jc w:val="both"/>
        <w:rPr>
          <w:sz w:val="20"/>
        </w:rPr>
      </w:pPr>
      <w:r w:rsidRPr="00E63622">
        <w:rPr>
          <w:noProof/>
          <w:sz w:val="20"/>
        </w:rPr>
        <w:lastRenderedPageBreak/>
        <w:drawing>
          <wp:inline distT="0" distB="0" distL="0" distR="0" wp14:anchorId="545373FA" wp14:editId="020F4CFF">
            <wp:extent cx="3162300" cy="1932517"/>
            <wp:effectExtent l="0" t="0" r="0" b="0"/>
            <wp:docPr id="162095916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59168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7496" cy="193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45FF" w14:textId="77777777" w:rsidR="00E63622" w:rsidRDefault="00E63622" w:rsidP="00BA2E5E">
      <w:pPr>
        <w:spacing w:line="249" w:lineRule="auto"/>
        <w:ind w:firstLine="391"/>
        <w:jc w:val="both"/>
        <w:rPr>
          <w:sz w:val="20"/>
        </w:rPr>
      </w:pPr>
      <w:r>
        <w:rPr>
          <w:sz w:val="20"/>
        </w:rPr>
        <w:t>Abrir:</w:t>
      </w:r>
    </w:p>
    <w:p w14:paraId="3C86BC43" w14:textId="77777777" w:rsidR="00E63622" w:rsidRDefault="00E63622" w:rsidP="00BA2E5E">
      <w:pPr>
        <w:spacing w:line="249" w:lineRule="auto"/>
        <w:ind w:firstLine="391"/>
        <w:jc w:val="both"/>
        <w:rPr>
          <w:sz w:val="20"/>
        </w:rPr>
      </w:pPr>
      <w:r w:rsidRPr="00E63622">
        <w:rPr>
          <w:noProof/>
          <w:sz w:val="20"/>
        </w:rPr>
        <w:drawing>
          <wp:inline distT="0" distB="0" distL="0" distR="0" wp14:anchorId="2DA83E20" wp14:editId="1A8356C7">
            <wp:extent cx="3276600" cy="2313807"/>
            <wp:effectExtent l="0" t="0" r="0" b="0"/>
            <wp:docPr id="1517446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4686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1488" cy="231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3C43" w14:textId="77777777" w:rsidR="00E63622" w:rsidRDefault="00E63622" w:rsidP="00BA2E5E">
      <w:pPr>
        <w:spacing w:line="249" w:lineRule="auto"/>
        <w:ind w:firstLine="391"/>
        <w:jc w:val="both"/>
        <w:rPr>
          <w:sz w:val="20"/>
        </w:rPr>
      </w:pPr>
      <w:r>
        <w:rPr>
          <w:sz w:val="20"/>
        </w:rPr>
        <w:t>(esto solo era una prueba, claramente no se podrá abrir un archivo .java)</w:t>
      </w:r>
    </w:p>
    <w:p w14:paraId="24647299" w14:textId="77777777" w:rsidR="00E63622" w:rsidRDefault="00E63622" w:rsidP="00BA2E5E">
      <w:pPr>
        <w:spacing w:line="249" w:lineRule="auto"/>
        <w:ind w:firstLine="391"/>
        <w:jc w:val="both"/>
        <w:rPr>
          <w:sz w:val="20"/>
        </w:rPr>
      </w:pPr>
    </w:p>
    <w:p w14:paraId="66140369" w14:textId="77777777" w:rsidR="00E63622" w:rsidRDefault="00E63622" w:rsidP="00BA2E5E">
      <w:pPr>
        <w:spacing w:line="249" w:lineRule="auto"/>
        <w:ind w:firstLine="391"/>
        <w:jc w:val="both"/>
        <w:rPr>
          <w:sz w:val="20"/>
        </w:rPr>
      </w:pPr>
      <w:r w:rsidRPr="00E63622">
        <w:rPr>
          <w:noProof/>
          <w:sz w:val="20"/>
        </w:rPr>
        <w:drawing>
          <wp:inline distT="0" distB="0" distL="0" distR="0" wp14:anchorId="7F2A14CA" wp14:editId="7B02E052">
            <wp:extent cx="2743200" cy="922770"/>
            <wp:effectExtent l="0" t="0" r="0" b="0"/>
            <wp:docPr id="508103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0367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002" cy="92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2ECA" w14:textId="431FDB17" w:rsidR="00E63622" w:rsidRDefault="00E63622" w:rsidP="00BA2E5E">
      <w:pPr>
        <w:spacing w:line="249" w:lineRule="auto"/>
        <w:ind w:firstLine="391"/>
        <w:jc w:val="both"/>
        <w:rPr>
          <w:sz w:val="20"/>
        </w:rPr>
      </w:pPr>
      <w:proofErr w:type="spellStart"/>
      <w:r>
        <w:rPr>
          <w:sz w:val="20"/>
        </w:rPr>
        <w:t>Import</w:t>
      </w:r>
      <w:proofErr w:type="spellEnd"/>
      <w:r>
        <w:rPr>
          <w:sz w:val="20"/>
        </w:rPr>
        <w:t>:</w:t>
      </w:r>
    </w:p>
    <w:p w14:paraId="60125E01" w14:textId="77777777" w:rsidR="00E63622" w:rsidRDefault="00E63622" w:rsidP="00BA2E5E">
      <w:pPr>
        <w:spacing w:line="249" w:lineRule="auto"/>
        <w:ind w:firstLine="391"/>
        <w:jc w:val="both"/>
        <w:rPr>
          <w:sz w:val="20"/>
        </w:rPr>
      </w:pPr>
    </w:p>
    <w:p w14:paraId="76F1963E" w14:textId="77777777" w:rsidR="00E63622" w:rsidRDefault="00E63622" w:rsidP="00BA2E5E">
      <w:pPr>
        <w:spacing w:line="249" w:lineRule="auto"/>
        <w:ind w:firstLine="391"/>
        <w:jc w:val="both"/>
        <w:rPr>
          <w:sz w:val="20"/>
        </w:rPr>
      </w:pPr>
      <w:r w:rsidRPr="00E63622">
        <w:rPr>
          <w:noProof/>
          <w:sz w:val="20"/>
        </w:rPr>
        <w:drawing>
          <wp:inline distT="0" distB="0" distL="0" distR="0" wp14:anchorId="4E1C6389" wp14:editId="1B24582D">
            <wp:extent cx="3067050" cy="2152316"/>
            <wp:effectExtent l="0" t="0" r="0" b="635"/>
            <wp:docPr id="394945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4525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0500" cy="215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8701" w14:textId="77777777" w:rsidR="00E63622" w:rsidRDefault="00E63622" w:rsidP="00BA2E5E">
      <w:pPr>
        <w:spacing w:line="249" w:lineRule="auto"/>
        <w:ind w:firstLine="391"/>
        <w:jc w:val="both"/>
        <w:rPr>
          <w:sz w:val="20"/>
        </w:rPr>
      </w:pPr>
      <w:r w:rsidRPr="00E63622">
        <w:rPr>
          <w:noProof/>
          <w:sz w:val="20"/>
        </w:rPr>
        <w:drawing>
          <wp:inline distT="0" distB="0" distL="0" distR="0" wp14:anchorId="0C33BA3C" wp14:editId="5EA53734">
            <wp:extent cx="3038475" cy="913529"/>
            <wp:effectExtent l="0" t="0" r="0" b="1270"/>
            <wp:docPr id="7113752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75274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4936" cy="91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6863" w14:textId="77777777" w:rsidR="00E63622" w:rsidRDefault="00E63622" w:rsidP="00BA2E5E">
      <w:pPr>
        <w:spacing w:line="249" w:lineRule="auto"/>
        <w:ind w:firstLine="391"/>
        <w:jc w:val="both"/>
        <w:rPr>
          <w:sz w:val="20"/>
        </w:rPr>
      </w:pPr>
      <w:proofErr w:type="spellStart"/>
      <w:r>
        <w:rPr>
          <w:sz w:val="20"/>
        </w:rPr>
        <w:t>Export</w:t>
      </w:r>
      <w:proofErr w:type="spellEnd"/>
      <w:r>
        <w:rPr>
          <w:sz w:val="20"/>
        </w:rPr>
        <w:t>:</w:t>
      </w:r>
    </w:p>
    <w:p w14:paraId="19FB11C4" w14:textId="77777777" w:rsidR="00E63622" w:rsidRDefault="00E63622" w:rsidP="00BA2E5E">
      <w:pPr>
        <w:spacing w:line="249" w:lineRule="auto"/>
        <w:ind w:firstLine="391"/>
        <w:jc w:val="both"/>
        <w:rPr>
          <w:sz w:val="20"/>
        </w:rPr>
      </w:pPr>
      <w:r w:rsidRPr="00E63622">
        <w:rPr>
          <w:noProof/>
          <w:sz w:val="20"/>
        </w:rPr>
        <w:lastRenderedPageBreak/>
        <w:drawing>
          <wp:inline distT="0" distB="0" distL="0" distR="0" wp14:anchorId="3B9B2FB6" wp14:editId="055F4B0B">
            <wp:extent cx="2905125" cy="961832"/>
            <wp:effectExtent l="0" t="0" r="0" b="0"/>
            <wp:docPr id="19055922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92228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4444" cy="96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A6D0" w14:textId="77777777" w:rsidR="00E63622" w:rsidRDefault="00E63622" w:rsidP="00BA2E5E">
      <w:pPr>
        <w:spacing w:line="249" w:lineRule="auto"/>
        <w:ind w:firstLine="391"/>
        <w:jc w:val="both"/>
        <w:rPr>
          <w:sz w:val="20"/>
        </w:rPr>
      </w:pPr>
      <w:r>
        <w:rPr>
          <w:sz w:val="20"/>
        </w:rPr>
        <w:t>Guardar:</w:t>
      </w:r>
    </w:p>
    <w:p w14:paraId="7963DEA2" w14:textId="77777777" w:rsidR="00E63622" w:rsidRDefault="00E63622" w:rsidP="00BA2E5E">
      <w:pPr>
        <w:spacing w:line="249" w:lineRule="auto"/>
        <w:ind w:firstLine="391"/>
        <w:jc w:val="both"/>
        <w:rPr>
          <w:sz w:val="20"/>
        </w:rPr>
      </w:pPr>
      <w:r w:rsidRPr="00E63622">
        <w:rPr>
          <w:noProof/>
          <w:sz w:val="20"/>
        </w:rPr>
        <w:drawing>
          <wp:inline distT="0" distB="0" distL="0" distR="0" wp14:anchorId="3389D6F4" wp14:editId="733F9F53">
            <wp:extent cx="2962275" cy="1039645"/>
            <wp:effectExtent l="0" t="0" r="0" b="8255"/>
            <wp:docPr id="2627333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33318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5666" cy="10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50C1" w14:textId="651D63C8" w:rsidR="00E63622" w:rsidRPr="00E63622" w:rsidRDefault="00E63622" w:rsidP="00BA2E5E">
      <w:pPr>
        <w:spacing w:line="249" w:lineRule="auto"/>
        <w:ind w:firstLine="391"/>
        <w:jc w:val="both"/>
        <w:rPr>
          <w:sz w:val="20"/>
        </w:rPr>
      </w:pPr>
      <w:r>
        <w:rPr>
          <w:sz w:val="20"/>
        </w:rPr>
        <w:t xml:space="preserve">Omitimos </w:t>
      </w:r>
      <w:proofErr w:type="spellStart"/>
      <w:r>
        <w:rPr>
          <w:b/>
          <w:bCs/>
          <w:sz w:val="20"/>
        </w:rPr>
        <w:t>optionExit</w:t>
      </w:r>
      <w:proofErr w:type="spellEnd"/>
      <w:r>
        <w:rPr>
          <w:b/>
          <w:bCs/>
          <w:sz w:val="20"/>
        </w:rPr>
        <w:t xml:space="preserve"> </w:t>
      </w:r>
      <w:r>
        <w:rPr>
          <w:sz w:val="20"/>
        </w:rPr>
        <w:t>porque se trabajará más adelante.</w:t>
      </w:r>
    </w:p>
    <w:p w14:paraId="6E65BC35" w14:textId="35CC4AF1" w:rsidR="00BA2E5E" w:rsidRPr="00BA2E5E" w:rsidRDefault="00BA2E5E" w:rsidP="00BA2E5E">
      <w:pPr>
        <w:spacing w:line="249" w:lineRule="auto"/>
        <w:ind w:firstLine="391"/>
        <w:jc w:val="both"/>
        <w:rPr>
          <w:sz w:val="20"/>
        </w:rPr>
        <w:sectPr w:rsidR="00BA2E5E" w:rsidRPr="00BA2E5E">
          <w:type w:val="continuous"/>
          <w:pgSz w:w="12240" w:h="15840"/>
          <w:pgMar w:top="920" w:right="720" w:bottom="280" w:left="1440" w:header="720" w:footer="720" w:gutter="0"/>
          <w:cols w:space="720"/>
        </w:sectPr>
      </w:pPr>
      <w:r>
        <w:rPr>
          <w:sz w:val="20"/>
        </w:rPr>
        <w:br/>
      </w:r>
    </w:p>
    <w:p w14:paraId="6E65BC36" w14:textId="77777777" w:rsidR="005854A4" w:rsidRDefault="00A65012">
      <w:pPr>
        <w:pStyle w:val="Heading1"/>
        <w:spacing w:before="80"/>
      </w:pPr>
      <w:r>
        <w:rPr>
          <w:w w:val="120"/>
        </w:rPr>
        <w:lastRenderedPageBreak/>
        <w:t>Implementando</w:t>
      </w:r>
      <w:r>
        <w:rPr>
          <w:spacing w:val="3"/>
          <w:w w:val="120"/>
        </w:rPr>
        <w:t xml:space="preserve"> </w:t>
      </w:r>
      <w:r>
        <w:rPr>
          <w:w w:val="120"/>
        </w:rPr>
        <w:t>salir</w:t>
      </w:r>
      <w:r>
        <w:rPr>
          <w:spacing w:val="3"/>
          <w:w w:val="120"/>
        </w:rPr>
        <w:t xml:space="preserve"> </w:t>
      </w:r>
      <w:r>
        <w:rPr>
          <w:w w:val="120"/>
        </w:rPr>
        <w:t>y</w:t>
      </w:r>
      <w:r>
        <w:rPr>
          <w:spacing w:val="4"/>
          <w:w w:val="120"/>
        </w:rPr>
        <w:t xml:space="preserve"> </w:t>
      </w:r>
      <w:r>
        <w:rPr>
          <w:spacing w:val="-4"/>
          <w:w w:val="120"/>
        </w:rPr>
        <w:t>nuevo</w:t>
      </w:r>
    </w:p>
    <w:p w14:paraId="6E65BC37" w14:textId="77777777" w:rsidR="005854A4" w:rsidRDefault="00A65012">
      <w:pPr>
        <w:spacing w:before="1" w:line="185" w:lineRule="exact"/>
        <w:ind w:left="31"/>
        <w:rPr>
          <w:b/>
          <w:sz w:val="16"/>
        </w:rPr>
      </w:pPr>
      <w:r>
        <w:rPr>
          <w:b/>
          <w:color w:val="FF0000"/>
          <w:w w:val="120"/>
          <w:sz w:val="16"/>
        </w:rPr>
        <w:t>[En</w:t>
      </w:r>
      <w:r>
        <w:rPr>
          <w:b/>
          <w:color w:val="FF0000"/>
          <w:spacing w:val="53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lab06.doc,</w:t>
      </w:r>
      <w:r>
        <w:rPr>
          <w:b/>
          <w:color w:val="FF0000"/>
          <w:spacing w:val="-2"/>
          <w:w w:val="120"/>
          <w:sz w:val="16"/>
        </w:rPr>
        <w:t xml:space="preserve"> </w:t>
      </w:r>
      <w:proofErr w:type="gramStart"/>
      <w:r>
        <w:rPr>
          <w:b/>
          <w:color w:val="FF0000"/>
          <w:w w:val="120"/>
          <w:sz w:val="16"/>
        </w:rPr>
        <w:t>*.asta</w:t>
      </w:r>
      <w:proofErr w:type="gramEnd"/>
      <w:r>
        <w:rPr>
          <w:b/>
          <w:color w:val="FF0000"/>
          <w:spacing w:val="-2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y</w:t>
      </w:r>
      <w:r>
        <w:rPr>
          <w:b/>
          <w:color w:val="FF0000"/>
          <w:spacing w:val="-3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*.java]</w:t>
      </w:r>
      <w:r>
        <w:rPr>
          <w:b/>
          <w:color w:val="FF0000"/>
          <w:spacing w:val="58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[NO</w:t>
      </w:r>
      <w:r>
        <w:rPr>
          <w:b/>
          <w:color w:val="009900"/>
          <w:spacing w:val="-3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OLVIDEN</w:t>
      </w:r>
      <w:r>
        <w:rPr>
          <w:b/>
          <w:color w:val="009900"/>
          <w:spacing w:val="-2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BDD</w:t>
      </w:r>
      <w:r>
        <w:rPr>
          <w:b/>
          <w:color w:val="009900"/>
          <w:spacing w:val="-4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y</w:t>
      </w:r>
      <w:r>
        <w:rPr>
          <w:b/>
          <w:color w:val="009900"/>
          <w:spacing w:val="-3"/>
          <w:w w:val="120"/>
          <w:sz w:val="16"/>
        </w:rPr>
        <w:t xml:space="preserve"> </w:t>
      </w:r>
      <w:r>
        <w:rPr>
          <w:b/>
          <w:color w:val="009900"/>
          <w:spacing w:val="-4"/>
          <w:w w:val="120"/>
          <w:sz w:val="16"/>
        </w:rPr>
        <w:t>MDD]</w:t>
      </w:r>
    </w:p>
    <w:p w14:paraId="6E65BC38" w14:textId="77777777" w:rsidR="005854A4" w:rsidRDefault="00A65012">
      <w:pPr>
        <w:pStyle w:val="BodyText"/>
        <w:ind w:left="31" w:right="545" w:firstLine="0"/>
      </w:pPr>
      <w:r>
        <w:rPr>
          <w:w w:val="110"/>
        </w:rPr>
        <w:t>Las opciones salir y nuevo van a ofrecer los dos servicios estándar de las aplicaciones. El primero no requiere ir a capa de dominio y</w:t>
      </w:r>
      <w:r>
        <w:rPr>
          <w:spacing w:val="80"/>
          <w:w w:val="110"/>
        </w:rPr>
        <w:t xml:space="preserve"> </w:t>
      </w:r>
      <w:r>
        <w:rPr>
          <w:w w:val="110"/>
        </w:rPr>
        <w:t>el segundo sí.</w:t>
      </w:r>
    </w:p>
    <w:p w14:paraId="6E65BC39" w14:textId="77777777" w:rsidR="005854A4" w:rsidRDefault="00A65012">
      <w:pPr>
        <w:pStyle w:val="ListParagraph"/>
        <w:numPr>
          <w:ilvl w:val="0"/>
          <w:numId w:val="21"/>
        </w:numPr>
        <w:tabs>
          <w:tab w:val="left" w:pos="749"/>
          <w:tab w:val="left" w:pos="751"/>
        </w:tabs>
        <w:spacing w:before="50" w:line="264" w:lineRule="auto"/>
        <w:ind w:left="751" w:right="1212"/>
        <w:rPr>
          <w:sz w:val="20"/>
        </w:rPr>
        <w:pPrChange w:id="13" w:author="Guest User" w:date="2025-11-21T17:30:00Z">
          <w:pPr>
            <w:pStyle w:val="ListParagraph"/>
            <w:numPr>
              <w:numId w:val="9"/>
            </w:numPr>
            <w:tabs>
              <w:tab w:val="left" w:pos="749"/>
              <w:tab w:val="left" w:pos="751"/>
            </w:tabs>
            <w:spacing w:before="50" w:line="264" w:lineRule="auto"/>
            <w:ind w:left="752" w:right="1212"/>
          </w:pPr>
        </w:pPrChange>
      </w:pPr>
      <w:r>
        <w:rPr>
          <w:w w:val="110"/>
          <w:sz w:val="20"/>
        </w:rPr>
        <w:t>Construyan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el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método</w:t>
      </w:r>
      <w:r>
        <w:rPr>
          <w:spacing w:val="-1"/>
          <w:w w:val="110"/>
          <w:sz w:val="20"/>
        </w:rPr>
        <w:t xml:space="preserve"> </w:t>
      </w:r>
      <w:proofErr w:type="spellStart"/>
      <w:r>
        <w:rPr>
          <w:rFonts w:ascii="Courier New" w:hAnsi="Courier New"/>
          <w:color w:val="0000FF"/>
          <w:w w:val="110"/>
          <w:sz w:val="20"/>
        </w:rPr>
        <w:t>optionExit</w:t>
      </w:r>
      <w:proofErr w:type="spellEnd"/>
      <w:r>
        <w:rPr>
          <w:rFonts w:ascii="Courier New" w:hAnsi="Courier New"/>
          <w:color w:val="0000FF"/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que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hace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que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se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termine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la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aplicación.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No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es necesario incluir confirmación.</w:t>
      </w:r>
    </w:p>
    <w:p w14:paraId="6E65BC3A" w14:textId="77777777" w:rsidR="005854A4" w:rsidRDefault="00A65012">
      <w:pPr>
        <w:pStyle w:val="ListParagraph"/>
        <w:numPr>
          <w:ilvl w:val="0"/>
          <w:numId w:val="21"/>
        </w:numPr>
        <w:tabs>
          <w:tab w:val="left" w:pos="749"/>
          <w:tab w:val="left" w:pos="751"/>
        </w:tabs>
        <w:spacing w:before="27" w:line="264" w:lineRule="auto"/>
        <w:ind w:left="751" w:right="999"/>
        <w:rPr>
          <w:sz w:val="20"/>
        </w:rPr>
        <w:pPrChange w:id="14" w:author="Guest User" w:date="2025-11-21T17:30:00Z">
          <w:pPr>
            <w:pStyle w:val="ListParagraph"/>
            <w:numPr>
              <w:numId w:val="9"/>
            </w:numPr>
            <w:tabs>
              <w:tab w:val="left" w:pos="749"/>
              <w:tab w:val="left" w:pos="751"/>
            </w:tabs>
            <w:spacing w:before="27" w:line="264" w:lineRule="auto"/>
            <w:ind w:left="752" w:right="999"/>
          </w:pPr>
        </w:pPrChange>
      </w:pPr>
      <w:r>
        <w:rPr>
          <w:w w:val="110"/>
          <w:sz w:val="20"/>
        </w:rPr>
        <w:t>Construyan el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método</w:t>
      </w:r>
      <w:r>
        <w:rPr>
          <w:spacing w:val="40"/>
          <w:w w:val="110"/>
          <w:sz w:val="20"/>
        </w:rPr>
        <w:t xml:space="preserve"> </w:t>
      </w:r>
      <w:proofErr w:type="spellStart"/>
      <w:r>
        <w:rPr>
          <w:rFonts w:ascii="Courier New" w:hAnsi="Courier New"/>
          <w:color w:val="0000FF"/>
          <w:w w:val="110"/>
          <w:sz w:val="20"/>
        </w:rPr>
        <w:t>optionNew</w:t>
      </w:r>
      <w:proofErr w:type="spellEnd"/>
      <w:r>
        <w:rPr>
          <w:rFonts w:ascii="Courier New" w:hAnsi="Courier New"/>
          <w:color w:val="0000FF"/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que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crea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un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nuevo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valle.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Capturen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una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 xml:space="preserve">pantalla </w:t>
      </w:r>
      <w:r>
        <w:rPr>
          <w:spacing w:val="-2"/>
          <w:w w:val="110"/>
          <w:sz w:val="20"/>
        </w:rPr>
        <w:t>significativa.</w:t>
      </w:r>
    </w:p>
    <w:p w14:paraId="6E65BC3B" w14:textId="77777777" w:rsidR="005854A4" w:rsidRDefault="005854A4">
      <w:pPr>
        <w:pStyle w:val="BodyText"/>
        <w:spacing w:before="22"/>
        <w:ind w:left="0" w:firstLine="0"/>
      </w:pPr>
    </w:p>
    <w:p w14:paraId="6E65BC3C" w14:textId="77777777" w:rsidR="005854A4" w:rsidRDefault="00A65012">
      <w:pPr>
        <w:pStyle w:val="Heading1"/>
      </w:pPr>
      <w:r>
        <w:rPr>
          <w:w w:val="120"/>
        </w:rPr>
        <w:t>Implementando</w:t>
      </w:r>
      <w:r>
        <w:rPr>
          <w:spacing w:val="7"/>
          <w:w w:val="120"/>
        </w:rPr>
        <w:t xml:space="preserve"> </w:t>
      </w:r>
      <w:r>
        <w:rPr>
          <w:w w:val="120"/>
        </w:rPr>
        <w:t>salvar</w:t>
      </w:r>
      <w:r>
        <w:rPr>
          <w:spacing w:val="9"/>
          <w:w w:val="120"/>
        </w:rPr>
        <w:t xml:space="preserve"> </w:t>
      </w:r>
      <w:r>
        <w:rPr>
          <w:w w:val="120"/>
        </w:rPr>
        <w:t>y</w:t>
      </w:r>
      <w:r>
        <w:rPr>
          <w:spacing w:val="8"/>
          <w:w w:val="120"/>
        </w:rPr>
        <w:t xml:space="preserve"> </w:t>
      </w:r>
      <w:r>
        <w:rPr>
          <w:spacing w:val="-4"/>
          <w:w w:val="120"/>
        </w:rPr>
        <w:t>abrir</w:t>
      </w:r>
    </w:p>
    <w:p w14:paraId="6E65BC3D" w14:textId="77777777" w:rsidR="005854A4" w:rsidRDefault="00A65012">
      <w:pPr>
        <w:spacing w:before="1"/>
        <w:ind w:left="31"/>
        <w:rPr>
          <w:b/>
          <w:sz w:val="16"/>
        </w:rPr>
      </w:pPr>
      <w:r>
        <w:rPr>
          <w:b/>
          <w:color w:val="FF0000"/>
          <w:w w:val="120"/>
          <w:sz w:val="16"/>
        </w:rPr>
        <w:t>[En</w:t>
      </w:r>
      <w:r>
        <w:rPr>
          <w:b/>
          <w:color w:val="FF0000"/>
          <w:spacing w:val="53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lab06.doc,</w:t>
      </w:r>
      <w:r>
        <w:rPr>
          <w:b/>
          <w:color w:val="FF0000"/>
          <w:spacing w:val="-2"/>
          <w:w w:val="120"/>
          <w:sz w:val="16"/>
        </w:rPr>
        <w:t xml:space="preserve"> </w:t>
      </w:r>
      <w:proofErr w:type="gramStart"/>
      <w:r>
        <w:rPr>
          <w:b/>
          <w:color w:val="FF0000"/>
          <w:w w:val="120"/>
          <w:sz w:val="16"/>
        </w:rPr>
        <w:t>*.asta</w:t>
      </w:r>
      <w:proofErr w:type="gramEnd"/>
      <w:r>
        <w:rPr>
          <w:b/>
          <w:color w:val="FF0000"/>
          <w:spacing w:val="-2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y</w:t>
      </w:r>
      <w:r>
        <w:rPr>
          <w:b/>
          <w:color w:val="FF0000"/>
          <w:spacing w:val="-3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*.java]</w:t>
      </w:r>
      <w:r>
        <w:rPr>
          <w:b/>
          <w:color w:val="FF0000"/>
          <w:spacing w:val="58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[NO</w:t>
      </w:r>
      <w:r>
        <w:rPr>
          <w:b/>
          <w:color w:val="009900"/>
          <w:spacing w:val="-3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OLVIDEN</w:t>
      </w:r>
      <w:r>
        <w:rPr>
          <w:b/>
          <w:color w:val="009900"/>
          <w:spacing w:val="-2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BDD</w:t>
      </w:r>
      <w:r>
        <w:rPr>
          <w:b/>
          <w:color w:val="009900"/>
          <w:spacing w:val="-4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y</w:t>
      </w:r>
      <w:r>
        <w:rPr>
          <w:b/>
          <w:color w:val="009900"/>
          <w:spacing w:val="-3"/>
          <w:w w:val="120"/>
          <w:sz w:val="16"/>
        </w:rPr>
        <w:t xml:space="preserve"> </w:t>
      </w:r>
      <w:r>
        <w:rPr>
          <w:b/>
          <w:color w:val="009900"/>
          <w:spacing w:val="-4"/>
          <w:w w:val="120"/>
          <w:sz w:val="16"/>
        </w:rPr>
        <w:t>MDD]</w:t>
      </w:r>
    </w:p>
    <w:p w14:paraId="6E65BC3E" w14:textId="77777777" w:rsidR="005854A4" w:rsidRDefault="00A65012">
      <w:pPr>
        <w:pStyle w:val="BodyText"/>
        <w:spacing w:before="1"/>
        <w:ind w:left="31" w:right="779" w:firstLine="0"/>
      </w:pPr>
      <w:r>
        <w:rPr>
          <w:w w:val="110"/>
        </w:rPr>
        <w:t>Las opciones salvar y abrir van a ofrecer servicios de persistencia del valle como objeto. Los nombres de los archivos</w:t>
      </w:r>
      <w:r>
        <w:rPr>
          <w:spacing w:val="80"/>
          <w:w w:val="110"/>
        </w:rPr>
        <w:t xml:space="preserve"> </w:t>
      </w:r>
      <w:r>
        <w:rPr>
          <w:w w:val="110"/>
        </w:rPr>
        <w:t>deben tener como extensión .</w:t>
      </w:r>
      <w:proofErr w:type="spellStart"/>
      <w:r>
        <w:rPr>
          <w:color w:val="0000FF"/>
          <w:w w:val="110"/>
        </w:rPr>
        <w:t>dat</w:t>
      </w:r>
      <w:proofErr w:type="spellEnd"/>
      <w:r>
        <w:rPr>
          <w:w w:val="110"/>
        </w:rPr>
        <w:t>.</w:t>
      </w:r>
    </w:p>
    <w:p w14:paraId="6E65BC3F" w14:textId="77777777" w:rsidR="005854A4" w:rsidRDefault="00A65012">
      <w:pPr>
        <w:pStyle w:val="ListParagraph"/>
        <w:numPr>
          <w:ilvl w:val="0"/>
          <w:numId w:val="20"/>
        </w:numPr>
        <w:tabs>
          <w:tab w:val="left" w:pos="749"/>
        </w:tabs>
        <w:spacing w:before="50"/>
        <w:ind w:left="749" w:hanging="358"/>
        <w:rPr>
          <w:rFonts w:ascii="Courier New" w:hAnsi="Courier New"/>
          <w:sz w:val="20"/>
        </w:rPr>
        <w:pPrChange w:id="15" w:author="Guest User" w:date="2025-11-21T17:30:00Z">
          <w:pPr>
            <w:pStyle w:val="ListParagraph"/>
            <w:numPr>
              <w:numId w:val="8"/>
            </w:numPr>
            <w:tabs>
              <w:tab w:val="left" w:pos="749"/>
            </w:tabs>
            <w:spacing w:before="50"/>
            <w:ind w:left="749" w:hanging="358"/>
          </w:pPr>
        </w:pPrChange>
      </w:pPr>
      <w:r>
        <w:rPr>
          <w:w w:val="110"/>
          <w:sz w:val="20"/>
        </w:rPr>
        <w:t>Copien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las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versiones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actuales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 xml:space="preserve">de </w:t>
      </w:r>
      <w:r>
        <w:rPr>
          <w:rFonts w:ascii="Courier New" w:hAnsi="Courier New"/>
          <w:color w:val="0000FF"/>
          <w:w w:val="110"/>
          <w:sz w:val="20"/>
        </w:rPr>
        <w:t>open</w:t>
      </w:r>
      <w:r>
        <w:rPr>
          <w:rFonts w:ascii="Courier New" w:hAnsi="Courier New"/>
          <w:color w:val="0000FF"/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-5"/>
          <w:w w:val="110"/>
          <w:sz w:val="20"/>
        </w:rPr>
        <w:t xml:space="preserve"> </w:t>
      </w:r>
      <w:proofErr w:type="spellStart"/>
      <w:r>
        <w:rPr>
          <w:rFonts w:ascii="Courier New" w:hAnsi="Courier New"/>
          <w:color w:val="0000FF"/>
          <w:w w:val="110"/>
          <w:sz w:val="20"/>
        </w:rPr>
        <w:t>save</w:t>
      </w:r>
      <w:proofErr w:type="spellEnd"/>
      <w:r>
        <w:rPr>
          <w:rFonts w:ascii="Courier New" w:hAnsi="Courier New"/>
          <w:color w:val="0000FF"/>
          <w:spacing w:val="-69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renómbrenlos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como</w:t>
      </w:r>
      <w:r>
        <w:rPr>
          <w:spacing w:val="59"/>
          <w:w w:val="110"/>
          <w:sz w:val="20"/>
        </w:rPr>
        <w:t xml:space="preserve"> </w:t>
      </w:r>
      <w:r>
        <w:rPr>
          <w:rFonts w:ascii="Courier New" w:hAnsi="Courier New"/>
          <w:color w:val="0000FF"/>
          <w:w w:val="110"/>
          <w:sz w:val="20"/>
        </w:rPr>
        <w:t>open00</w:t>
      </w:r>
      <w:r>
        <w:rPr>
          <w:rFonts w:ascii="Courier New" w:hAnsi="Courier New"/>
          <w:color w:val="0000FF"/>
          <w:spacing w:val="44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-7"/>
          <w:w w:val="110"/>
          <w:sz w:val="20"/>
        </w:rPr>
        <w:t xml:space="preserve"> </w:t>
      </w:r>
      <w:r>
        <w:rPr>
          <w:rFonts w:ascii="Courier New" w:hAnsi="Courier New"/>
          <w:color w:val="0000FF"/>
          <w:spacing w:val="-2"/>
          <w:w w:val="110"/>
          <w:sz w:val="20"/>
        </w:rPr>
        <w:t>save00</w:t>
      </w:r>
    </w:p>
    <w:p w14:paraId="6E65BC40" w14:textId="77777777" w:rsidR="005854A4" w:rsidRDefault="00A65012">
      <w:pPr>
        <w:pStyle w:val="ListParagraph"/>
        <w:numPr>
          <w:ilvl w:val="0"/>
          <w:numId w:val="20"/>
        </w:numPr>
        <w:tabs>
          <w:tab w:val="left" w:pos="749"/>
          <w:tab w:val="left" w:pos="751"/>
        </w:tabs>
        <w:spacing w:before="73" w:line="261" w:lineRule="auto"/>
        <w:ind w:left="751" w:right="573"/>
        <w:rPr>
          <w:sz w:val="20"/>
        </w:rPr>
        <w:pPrChange w:id="16" w:author="Guest User" w:date="2025-11-21T17:30:00Z">
          <w:pPr>
            <w:pStyle w:val="ListParagraph"/>
            <w:numPr>
              <w:numId w:val="8"/>
            </w:numPr>
            <w:tabs>
              <w:tab w:val="left" w:pos="749"/>
              <w:tab w:val="left" w:pos="751"/>
            </w:tabs>
            <w:spacing w:before="73" w:line="261" w:lineRule="auto"/>
            <w:ind w:left="752" w:right="573"/>
          </w:pPr>
        </w:pPrChange>
      </w:pPr>
      <w:r>
        <w:rPr>
          <w:w w:val="110"/>
          <w:sz w:val="20"/>
        </w:rPr>
        <w:t xml:space="preserve">Construyan el método </w:t>
      </w:r>
      <w:proofErr w:type="spellStart"/>
      <w:r>
        <w:rPr>
          <w:rFonts w:ascii="Courier New" w:hAnsi="Courier New"/>
          <w:color w:val="0000FF"/>
          <w:w w:val="110"/>
          <w:sz w:val="20"/>
        </w:rPr>
        <w:t>save</w:t>
      </w:r>
      <w:proofErr w:type="spellEnd"/>
      <w:r>
        <w:rPr>
          <w:rFonts w:ascii="Courier New" w:hAnsi="Courier New"/>
          <w:color w:val="0000FF"/>
          <w:w w:val="110"/>
          <w:sz w:val="20"/>
        </w:rPr>
        <w:t xml:space="preserve"> </w:t>
      </w:r>
      <w:r>
        <w:rPr>
          <w:w w:val="110"/>
          <w:sz w:val="20"/>
        </w:rPr>
        <w:t xml:space="preserve">que ofrece el servicio de guardar en un archivo el estado actual </w:t>
      </w:r>
      <w:proofErr w:type="spellStart"/>
      <w:r>
        <w:rPr>
          <w:w w:val="110"/>
          <w:sz w:val="20"/>
        </w:rPr>
        <w:t>de el</w:t>
      </w:r>
      <w:proofErr w:type="spellEnd"/>
      <w:r>
        <w:rPr>
          <w:w w:val="110"/>
          <w:sz w:val="20"/>
        </w:rPr>
        <w:t xml:space="preserve"> valle</w:t>
      </w:r>
      <w:r>
        <w:rPr>
          <w:rFonts w:ascii="Courier New" w:hAnsi="Courier New"/>
          <w:color w:val="0000FF"/>
          <w:w w:val="110"/>
          <w:sz w:val="20"/>
        </w:rPr>
        <w:t>.</w:t>
      </w:r>
      <w:r>
        <w:rPr>
          <w:rFonts w:ascii="Courier New" w:hAnsi="Courier New"/>
          <w:color w:val="0000FF"/>
          <w:spacing w:val="-60"/>
          <w:w w:val="110"/>
          <w:sz w:val="20"/>
        </w:rPr>
        <w:t xml:space="preserve"> </w:t>
      </w:r>
      <w:r>
        <w:rPr>
          <w:w w:val="110"/>
          <w:sz w:val="20"/>
        </w:rPr>
        <w:t>Por ahora para las excepciones sólo consideren un mensaje de error general.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No olviden diseño y pruebas de unidad.</w:t>
      </w:r>
    </w:p>
    <w:p w14:paraId="6E65BC41" w14:textId="77777777" w:rsidR="005854A4" w:rsidRDefault="00A65012">
      <w:pPr>
        <w:pStyle w:val="ListParagraph"/>
        <w:numPr>
          <w:ilvl w:val="0"/>
          <w:numId w:val="20"/>
        </w:numPr>
        <w:tabs>
          <w:tab w:val="left" w:pos="749"/>
        </w:tabs>
        <w:spacing w:before="31"/>
        <w:ind w:left="749" w:hanging="358"/>
        <w:rPr>
          <w:sz w:val="20"/>
        </w:rPr>
        <w:pPrChange w:id="17" w:author="Guest User" w:date="2025-11-21T17:30:00Z">
          <w:pPr>
            <w:pStyle w:val="ListParagraph"/>
            <w:numPr>
              <w:numId w:val="8"/>
            </w:numPr>
            <w:tabs>
              <w:tab w:val="left" w:pos="749"/>
            </w:tabs>
            <w:spacing w:before="31"/>
            <w:ind w:left="749" w:hanging="358"/>
          </w:pPr>
        </w:pPrChange>
      </w:pPr>
      <w:r>
        <w:rPr>
          <w:spacing w:val="-2"/>
          <w:w w:val="115"/>
          <w:sz w:val="20"/>
        </w:rPr>
        <w:t>Validen</w:t>
      </w:r>
      <w:r>
        <w:rPr>
          <w:spacing w:val="-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este</w:t>
      </w:r>
      <w:r>
        <w:rPr>
          <w:spacing w:val="-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método</w:t>
      </w:r>
      <w:r>
        <w:rPr>
          <w:spacing w:val="-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guardando</w:t>
      </w:r>
      <w:r>
        <w:rPr>
          <w:spacing w:val="-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el</w:t>
      </w:r>
      <w:r>
        <w:rPr>
          <w:spacing w:val="-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estado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obtenido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después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de</w:t>
      </w:r>
      <w:r>
        <w:rPr>
          <w:spacing w:val="-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dos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clics</w:t>
      </w:r>
      <w:r>
        <w:rPr>
          <w:spacing w:val="-10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como</w:t>
      </w:r>
    </w:p>
    <w:p w14:paraId="6E65BC42" w14:textId="77777777" w:rsidR="005854A4" w:rsidRDefault="00A65012">
      <w:pPr>
        <w:pStyle w:val="BodyText"/>
        <w:spacing w:before="48"/>
        <w:ind w:firstLine="0"/>
      </w:pPr>
      <w:r>
        <w:rPr>
          <w:rFonts w:ascii="Courier New" w:hAnsi="Courier New"/>
          <w:color w:val="0000FF"/>
          <w:w w:val="110"/>
        </w:rPr>
        <w:t>oneValley.dat</w:t>
      </w:r>
      <w:r>
        <w:rPr>
          <w:w w:val="110"/>
        </w:rPr>
        <w:t>.</w:t>
      </w:r>
      <w:r>
        <w:rPr>
          <w:spacing w:val="-10"/>
          <w:w w:val="110"/>
        </w:rPr>
        <w:t xml:space="preserve"> </w:t>
      </w:r>
      <w:r>
        <w:rPr>
          <w:w w:val="110"/>
        </w:rPr>
        <w:t>¿El</w:t>
      </w:r>
      <w:r>
        <w:rPr>
          <w:spacing w:val="-8"/>
          <w:w w:val="110"/>
        </w:rPr>
        <w:t xml:space="preserve"> </w:t>
      </w:r>
      <w:r>
        <w:rPr>
          <w:w w:val="110"/>
        </w:rPr>
        <w:t>archivo</w:t>
      </w:r>
      <w:r>
        <w:rPr>
          <w:spacing w:val="-6"/>
          <w:w w:val="110"/>
        </w:rPr>
        <w:t xml:space="preserve"> </w:t>
      </w:r>
      <w:r>
        <w:rPr>
          <w:w w:val="110"/>
        </w:rPr>
        <w:t>se</w:t>
      </w:r>
      <w:r>
        <w:rPr>
          <w:spacing w:val="-7"/>
          <w:w w:val="110"/>
        </w:rPr>
        <w:t xml:space="preserve"> </w:t>
      </w:r>
      <w:r>
        <w:rPr>
          <w:w w:val="110"/>
        </w:rPr>
        <w:t>creó</w:t>
      </w:r>
      <w:r>
        <w:rPr>
          <w:spacing w:val="-10"/>
          <w:w w:val="110"/>
        </w:rPr>
        <w:t xml:space="preserve"> </w:t>
      </w:r>
      <w:r>
        <w:rPr>
          <w:w w:val="110"/>
        </w:rPr>
        <w:t>en</w:t>
      </w:r>
      <w:r>
        <w:rPr>
          <w:spacing w:val="-8"/>
          <w:w w:val="110"/>
        </w:rPr>
        <w:t xml:space="preserve"> </w:t>
      </w:r>
      <w:r>
        <w:rPr>
          <w:w w:val="110"/>
        </w:rPr>
        <w:t>el</w:t>
      </w:r>
      <w:r>
        <w:rPr>
          <w:spacing w:val="-10"/>
          <w:w w:val="110"/>
        </w:rPr>
        <w:t xml:space="preserve"> </w:t>
      </w:r>
      <w:r>
        <w:rPr>
          <w:w w:val="110"/>
        </w:rPr>
        <w:t>disco?</w:t>
      </w:r>
      <w:r>
        <w:rPr>
          <w:spacing w:val="-7"/>
          <w:w w:val="110"/>
        </w:rPr>
        <w:t xml:space="preserve"> </w:t>
      </w:r>
      <w:r>
        <w:rPr>
          <w:w w:val="110"/>
        </w:rPr>
        <w:t>¿Cuánto</w:t>
      </w:r>
      <w:r>
        <w:rPr>
          <w:spacing w:val="-5"/>
          <w:w w:val="110"/>
        </w:rPr>
        <w:t xml:space="preserve"> </w:t>
      </w:r>
      <w:r>
        <w:rPr>
          <w:w w:val="110"/>
        </w:rPr>
        <w:t>espacio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ocupa?</w:t>
      </w:r>
    </w:p>
    <w:p w14:paraId="6E65BC43" w14:textId="77777777" w:rsidR="005854A4" w:rsidRDefault="00A65012">
      <w:pPr>
        <w:pStyle w:val="ListParagraph"/>
        <w:numPr>
          <w:ilvl w:val="0"/>
          <w:numId w:val="20"/>
        </w:numPr>
        <w:tabs>
          <w:tab w:val="left" w:pos="749"/>
          <w:tab w:val="left" w:pos="751"/>
        </w:tabs>
        <w:spacing w:before="61" w:line="252" w:lineRule="auto"/>
        <w:ind w:left="751" w:right="714"/>
        <w:rPr>
          <w:sz w:val="20"/>
        </w:rPr>
        <w:pPrChange w:id="18" w:author="Guest User" w:date="2025-11-21T17:30:00Z">
          <w:pPr>
            <w:pStyle w:val="ListParagraph"/>
            <w:numPr>
              <w:numId w:val="8"/>
            </w:numPr>
            <w:tabs>
              <w:tab w:val="left" w:pos="749"/>
              <w:tab w:val="left" w:pos="751"/>
            </w:tabs>
            <w:spacing w:before="61" w:line="252" w:lineRule="auto"/>
            <w:ind w:left="752" w:right="714"/>
          </w:pPr>
        </w:pPrChange>
      </w:pPr>
      <w:r>
        <w:rPr>
          <w:w w:val="110"/>
          <w:sz w:val="20"/>
        </w:rPr>
        <w:t xml:space="preserve">Construyan el método </w:t>
      </w:r>
      <w:r>
        <w:rPr>
          <w:rFonts w:ascii="Courier New" w:hAnsi="Courier New"/>
          <w:color w:val="0000FF"/>
          <w:w w:val="110"/>
          <w:sz w:val="20"/>
        </w:rPr>
        <w:t>open</w:t>
      </w:r>
      <w:r>
        <w:rPr>
          <w:rFonts w:ascii="Courier New" w:hAnsi="Courier New"/>
          <w:color w:val="0000FF"/>
          <w:spacing w:val="-63"/>
          <w:w w:val="110"/>
          <w:sz w:val="20"/>
        </w:rPr>
        <w:t xml:space="preserve"> </w:t>
      </w:r>
      <w:r>
        <w:rPr>
          <w:w w:val="110"/>
          <w:sz w:val="20"/>
        </w:rPr>
        <w:t>que ofrece el servicio de leer un valle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de un archivo. Por ahora para las excepciones sólo consideren un mensaje de error general.</w:t>
      </w:r>
      <w:r>
        <w:rPr>
          <w:spacing w:val="80"/>
          <w:w w:val="150"/>
          <w:sz w:val="20"/>
        </w:rPr>
        <w:t xml:space="preserve"> </w:t>
      </w:r>
      <w:r>
        <w:rPr>
          <w:w w:val="110"/>
          <w:sz w:val="20"/>
        </w:rPr>
        <w:t>No olviden diseño y pruebas de unidad.</w:t>
      </w:r>
    </w:p>
    <w:p w14:paraId="6E65BC44" w14:textId="77777777" w:rsidR="005854A4" w:rsidRDefault="00A65012">
      <w:pPr>
        <w:pStyle w:val="ListParagraph"/>
        <w:numPr>
          <w:ilvl w:val="0"/>
          <w:numId w:val="20"/>
        </w:numPr>
        <w:tabs>
          <w:tab w:val="left" w:pos="749"/>
          <w:tab w:val="left" w:pos="751"/>
        </w:tabs>
        <w:spacing w:before="39" w:line="268" w:lineRule="auto"/>
        <w:ind w:left="751" w:right="332"/>
        <w:rPr>
          <w:sz w:val="20"/>
        </w:rPr>
        <w:pPrChange w:id="19" w:author="Guest User" w:date="2025-11-21T17:30:00Z">
          <w:pPr>
            <w:pStyle w:val="ListParagraph"/>
            <w:numPr>
              <w:numId w:val="8"/>
            </w:numPr>
            <w:tabs>
              <w:tab w:val="left" w:pos="749"/>
              <w:tab w:val="left" w:pos="751"/>
            </w:tabs>
            <w:spacing w:before="39" w:line="268" w:lineRule="auto"/>
            <w:ind w:left="752" w:right="332"/>
          </w:pPr>
        </w:pPrChange>
      </w:pPr>
      <w:r>
        <w:rPr>
          <w:w w:val="110"/>
          <w:sz w:val="20"/>
        </w:rPr>
        <w:t>Realicen una prueba de aceptación para este método iniciando la aplicación, creando un nuevo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estado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abriendo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el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archivo</w:t>
      </w:r>
      <w:r>
        <w:rPr>
          <w:spacing w:val="40"/>
          <w:w w:val="110"/>
          <w:sz w:val="20"/>
        </w:rPr>
        <w:t xml:space="preserve"> </w:t>
      </w:r>
      <w:r>
        <w:rPr>
          <w:rFonts w:ascii="Courier New" w:hAnsi="Courier New"/>
          <w:color w:val="0000FF"/>
          <w:w w:val="110"/>
          <w:sz w:val="20"/>
        </w:rPr>
        <w:t>oneValley.dat</w:t>
      </w:r>
      <w:r>
        <w:rPr>
          <w:color w:val="0000FF"/>
          <w:w w:val="110"/>
          <w:sz w:val="20"/>
        </w:rPr>
        <w:t>.</w:t>
      </w:r>
      <w:r>
        <w:rPr>
          <w:color w:val="0000FF"/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Capturen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imágenes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significativas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de estos resultados.</w:t>
      </w:r>
    </w:p>
    <w:p w14:paraId="6E65BC45" w14:textId="77777777" w:rsidR="005854A4" w:rsidRDefault="005854A4">
      <w:pPr>
        <w:pStyle w:val="BodyText"/>
        <w:spacing w:before="20"/>
        <w:ind w:left="0" w:firstLine="0"/>
      </w:pPr>
    </w:p>
    <w:p w14:paraId="6E65BC46" w14:textId="77777777" w:rsidR="005854A4" w:rsidRDefault="00A65012">
      <w:pPr>
        <w:pStyle w:val="Heading1"/>
        <w:spacing w:before="1"/>
      </w:pPr>
      <w:r>
        <w:rPr>
          <w:w w:val="120"/>
        </w:rPr>
        <w:t>Implementando</w:t>
      </w:r>
      <w:r>
        <w:rPr>
          <w:spacing w:val="-2"/>
          <w:w w:val="120"/>
        </w:rPr>
        <w:t xml:space="preserve"> </w:t>
      </w:r>
      <w:r>
        <w:rPr>
          <w:w w:val="120"/>
        </w:rPr>
        <w:t>importar y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exportar</w:t>
      </w:r>
    </w:p>
    <w:p w14:paraId="6E65BC47" w14:textId="77777777" w:rsidR="005854A4" w:rsidRDefault="00A65012">
      <w:pPr>
        <w:spacing w:before="1" w:line="185" w:lineRule="exact"/>
        <w:ind w:left="31"/>
        <w:rPr>
          <w:b/>
          <w:sz w:val="16"/>
        </w:rPr>
      </w:pPr>
      <w:r>
        <w:rPr>
          <w:b/>
          <w:color w:val="FF0000"/>
          <w:w w:val="120"/>
          <w:sz w:val="16"/>
        </w:rPr>
        <w:t>[En</w:t>
      </w:r>
      <w:r>
        <w:rPr>
          <w:b/>
          <w:color w:val="FF0000"/>
          <w:spacing w:val="53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lab06.doc,</w:t>
      </w:r>
      <w:r>
        <w:rPr>
          <w:b/>
          <w:color w:val="FF0000"/>
          <w:spacing w:val="-2"/>
          <w:w w:val="120"/>
          <w:sz w:val="16"/>
        </w:rPr>
        <w:t xml:space="preserve"> </w:t>
      </w:r>
      <w:proofErr w:type="gramStart"/>
      <w:r>
        <w:rPr>
          <w:b/>
          <w:color w:val="FF0000"/>
          <w:w w:val="120"/>
          <w:sz w:val="16"/>
        </w:rPr>
        <w:t>*.asta</w:t>
      </w:r>
      <w:proofErr w:type="gramEnd"/>
      <w:r>
        <w:rPr>
          <w:b/>
          <w:color w:val="FF0000"/>
          <w:spacing w:val="-2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y</w:t>
      </w:r>
      <w:r>
        <w:rPr>
          <w:b/>
          <w:color w:val="FF0000"/>
          <w:spacing w:val="-3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*.java]</w:t>
      </w:r>
      <w:r>
        <w:rPr>
          <w:b/>
          <w:color w:val="FF0000"/>
          <w:spacing w:val="58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[NO</w:t>
      </w:r>
      <w:r>
        <w:rPr>
          <w:b/>
          <w:color w:val="009900"/>
          <w:spacing w:val="-3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OLVIDEN</w:t>
      </w:r>
      <w:r>
        <w:rPr>
          <w:b/>
          <w:color w:val="009900"/>
          <w:spacing w:val="-2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BDD</w:t>
      </w:r>
      <w:r>
        <w:rPr>
          <w:b/>
          <w:color w:val="009900"/>
          <w:spacing w:val="-4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y</w:t>
      </w:r>
      <w:r>
        <w:rPr>
          <w:b/>
          <w:color w:val="009900"/>
          <w:spacing w:val="-3"/>
          <w:w w:val="120"/>
          <w:sz w:val="16"/>
        </w:rPr>
        <w:t xml:space="preserve"> </w:t>
      </w:r>
      <w:r>
        <w:rPr>
          <w:b/>
          <w:color w:val="009900"/>
          <w:spacing w:val="-4"/>
          <w:w w:val="120"/>
          <w:sz w:val="16"/>
        </w:rPr>
        <w:t>MDD]</w:t>
      </w:r>
    </w:p>
    <w:p w14:paraId="6E65BC48" w14:textId="77777777" w:rsidR="005854A4" w:rsidRDefault="00A65012">
      <w:pPr>
        <w:pStyle w:val="BodyText"/>
        <w:ind w:left="31" w:firstLine="0"/>
      </w:pPr>
      <w:r>
        <w:rPr>
          <w:w w:val="115"/>
        </w:rPr>
        <w:t>Estas</w:t>
      </w:r>
      <w:r>
        <w:rPr>
          <w:spacing w:val="-15"/>
          <w:w w:val="115"/>
        </w:rPr>
        <w:t xml:space="preserve"> </w:t>
      </w:r>
      <w:r>
        <w:rPr>
          <w:w w:val="115"/>
        </w:rPr>
        <w:t>operaciones</w:t>
      </w:r>
      <w:r>
        <w:rPr>
          <w:spacing w:val="-15"/>
          <w:w w:val="115"/>
        </w:rPr>
        <w:t xml:space="preserve"> </w:t>
      </w:r>
      <w:r>
        <w:rPr>
          <w:w w:val="115"/>
        </w:rPr>
        <w:t>nos</w:t>
      </w:r>
      <w:r>
        <w:rPr>
          <w:spacing w:val="-17"/>
          <w:w w:val="115"/>
        </w:rPr>
        <w:t xml:space="preserve"> </w:t>
      </w:r>
      <w:r>
        <w:rPr>
          <w:w w:val="115"/>
        </w:rPr>
        <w:t>van</w:t>
      </w:r>
      <w:r>
        <w:rPr>
          <w:spacing w:val="-14"/>
          <w:w w:val="115"/>
        </w:rPr>
        <w:t xml:space="preserve"> </w:t>
      </w:r>
      <w:r>
        <w:rPr>
          <w:w w:val="115"/>
        </w:rPr>
        <w:t>a</w:t>
      </w:r>
      <w:r>
        <w:rPr>
          <w:spacing w:val="-18"/>
          <w:w w:val="115"/>
        </w:rPr>
        <w:t xml:space="preserve"> </w:t>
      </w:r>
      <w:r>
        <w:rPr>
          <w:w w:val="115"/>
        </w:rPr>
        <w:t>permitir</w:t>
      </w:r>
      <w:r>
        <w:rPr>
          <w:spacing w:val="-15"/>
          <w:w w:val="115"/>
        </w:rPr>
        <w:t xml:space="preserve"> </w:t>
      </w:r>
      <w:r>
        <w:rPr>
          <w:w w:val="115"/>
        </w:rPr>
        <w:t>importar</w:t>
      </w:r>
      <w:r>
        <w:rPr>
          <w:spacing w:val="-15"/>
          <w:w w:val="115"/>
        </w:rPr>
        <w:t xml:space="preserve"> </w:t>
      </w:r>
      <w:r>
        <w:rPr>
          <w:w w:val="115"/>
        </w:rPr>
        <w:t>información</w:t>
      </w:r>
      <w:r>
        <w:rPr>
          <w:spacing w:val="-14"/>
          <w:w w:val="115"/>
        </w:rPr>
        <w:t xml:space="preserve"> </w:t>
      </w:r>
      <w:r>
        <w:rPr>
          <w:w w:val="115"/>
        </w:rPr>
        <w:t>del</w:t>
      </w:r>
      <w:r>
        <w:rPr>
          <w:spacing w:val="-17"/>
          <w:w w:val="115"/>
        </w:rPr>
        <w:t xml:space="preserve"> </w:t>
      </w:r>
      <w:r>
        <w:rPr>
          <w:w w:val="115"/>
        </w:rPr>
        <w:t>valle</w:t>
      </w:r>
      <w:r>
        <w:rPr>
          <w:spacing w:val="-16"/>
          <w:w w:val="115"/>
        </w:rPr>
        <w:t xml:space="preserve"> </w:t>
      </w:r>
      <w:r>
        <w:rPr>
          <w:w w:val="115"/>
        </w:rPr>
        <w:t>desde</w:t>
      </w:r>
      <w:r>
        <w:rPr>
          <w:spacing w:val="-16"/>
          <w:w w:val="115"/>
        </w:rPr>
        <w:t xml:space="preserve"> </w:t>
      </w:r>
      <w:r>
        <w:rPr>
          <w:w w:val="115"/>
        </w:rPr>
        <w:t>un</w:t>
      </w:r>
      <w:r>
        <w:rPr>
          <w:spacing w:val="-16"/>
          <w:w w:val="115"/>
        </w:rPr>
        <w:t xml:space="preserve"> </w:t>
      </w:r>
      <w:r>
        <w:rPr>
          <w:w w:val="115"/>
        </w:rPr>
        <w:t>archivo</w:t>
      </w:r>
      <w:r>
        <w:rPr>
          <w:spacing w:val="-16"/>
          <w:w w:val="115"/>
        </w:rPr>
        <w:t xml:space="preserve"> </w:t>
      </w:r>
      <w:r>
        <w:rPr>
          <w:w w:val="115"/>
        </w:rPr>
        <w:t>de</w:t>
      </w:r>
      <w:r>
        <w:rPr>
          <w:spacing w:val="-14"/>
          <w:w w:val="115"/>
        </w:rPr>
        <w:t xml:space="preserve"> </w:t>
      </w:r>
      <w:r>
        <w:rPr>
          <w:w w:val="115"/>
        </w:rPr>
        <w:t>texto</w:t>
      </w:r>
      <w:r>
        <w:rPr>
          <w:spacing w:val="-16"/>
          <w:w w:val="115"/>
        </w:rPr>
        <w:t xml:space="preserve"> </w:t>
      </w:r>
      <w:r>
        <w:rPr>
          <w:w w:val="115"/>
        </w:rPr>
        <w:t>y exportarla.</w:t>
      </w:r>
      <w:r>
        <w:rPr>
          <w:spacing w:val="-6"/>
          <w:w w:val="115"/>
        </w:rPr>
        <w:t xml:space="preserve"> </w:t>
      </w:r>
      <w:r>
        <w:rPr>
          <w:w w:val="115"/>
        </w:rPr>
        <w:t>Los</w:t>
      </w:r>
      <w:r>
        <w:rPr>
          <w:spacing w:val="-11"/>
          <w:w w:val="115"/>
        </w:rPr>
        <w:t xml:space="preserve"> </w:t>
      </w:r>
      <w:r>
        <w:rPr>
          <w:w w:val="115"/>
        </w:rPr>
        <w:t>nombres</w:t>
      </w:r>
      <w:r>
        <w:rPr>
          <w:spacing w:val="-9"/>
          <w:w w:val="115"/>
        </w:rPr>
        <w:t xml:space="preserve"> </w:t>
      </w:r>
      <w:r>
        <w:rPr>
          <w:w w:val="115"/>
        </w:rPr>
        <w:t>de</w:t>
      </w:r>
      <w:r>
        <w:rPr>
          <w:spacing w:val="-10"/>
          <w:w w:val="115"/>
        </w:rPr>
        <w:t xml:space="preserve"> </w:t>
      </w:r>
      <w:r>
        <w:rPr>
          <w:w w:val="115"/>
        </w:rPr>
        <w:t>los</w:t>
      </w:r>
      <w:r>
        <w:rPr>
          <w:spacing w:val="-13"/>
          <w:w w:val="115"/>
        </w:rPr>
        <w:t xml:space="preserve"> </w:t>
      </w:r>
      <w:r>
        <w:rPr>
          <w:w w:val="115"/>
        </w:rPr>
        <w:t>archivos</w:t>
      </w:r>
      <w:r>
        <w:rPr>
          <w:spacing w:val="-9"/>
          <w:w w:val="115"/>
        </w:rPr>
        <w:t xml:space="preserve"> </w:t>
      </w:r>
      <w:r>
        <w:rPr>
          <w:w w:val="115"/>
        </w:rPr>
        <w:t>de</w:t>
      </w:r>
      <w:r>
        <w:rPr>
          <w:spacing w:val="-10"/>
          <w:w w:val="115"/>
        </w:rPr>
        <w:t xml:space="preserve"> </w:t>
      </w:r>
      <w:r>
        <w:rPr>
          <w:w w:val="115"/>
        </w:rPr>
        <w:t>texto</w:t>
      </w:r>
      <w:r>
        <w:rPr>
          <w:spacing w:val="-11"/>
          <w:w w:val="115"/>
        </w:rPr>
        <w:t xml:space="preserve"> </w:t>
      </w:r>
      <w:r>
        <w:rPr>
          <w:w w:val="115"/>
        </w:rPr>
        <w:t>deben</w:t>
      </w:r>
      <w:r>
        <w:rPr>
          <w:spacing w:val="-12"/>
          <w:w w:val="115"/>
        </w:rPr>
        <w:t xml:space="preserve"> </w:t>
      </w:r>
      <w:r>
        <w:rPr>
          <w:w w:val="115"/>
        </w:rPr>
        <w:t>tener</w:t>
      </w:r>
      <w:r>
        <w:rPr>
          <w:spacing w:val="-11"/>
          <w:w w:val="115"/>
        </w:rPr>
        <w:t xml:space="preserve"> </w:t>
      </w:r>
      <w:r>
        <w:rPr>
          <w:w w:val="115"/>
        </w:rPr>
        <w:t>como</w:t>
      </w:r>
      <w:r>
        <w:rPr>
          <w:spacing w:val="-11"/>
          <w:w w:val="115"/>
        </w:rPr>
        <w:t xml:space="preserve"> </w:t>
      </w:r>
      <w:r>
        <w:rPr>
          <w:w w:val="115"/>
        </w:rPr>
        <w:t>extensión</w:t>
      </w:r>
      <w:r>
        <w:rPr>
          <w:spacing w:val="-12"/>
          <w:w w:val="115"/>
        </w:rPr>
        <w:t xml:space="preserve"> </w:t>
      </w:r>
      <w:r>
        <w:rPr>
          <w:w w:val="115"/>
        </w:rPr>
        <w:t>.</w:t>
      </w:r>
      <w:proofErr w:type="spellStart"/>
      <w:r>
        <w:rPr>
          <w:color w:val="0000FF"/>
          <w:w w:val="115"/>
        </w:rPr>
        <w:t>txt</w:t>
      </w:r>
      <w:proofErr w:type="spellEnd"/>
    </w:p>
    <w:p w14:paraId="6E65BC49" w14:textId="77777777" w:rsidR="005854A4" w:rsidRDefault="00A65012">
      <w:pPr>
        <w:spacing w:before="32"/>
        <w:ind w:left="31"/>
        <w:rPr>
          <w:rFonts w:ascii="Verdana" w:hAnsi="Verdana"/>
          <w:sz w:val="12"/>
        </w:rPr>
      </w:pPr>
      <w:r>
        <w:rPr>
          <w:rFonts w:ascii="Verdana" w:hAnsi="Verdana"/>
          <w:sz w:val="12"/>
        </w:rPr>
        <w:t>Los</w:t>
      </w:r>
      <w:r>
        <w:rPr>
          <w:rFonts w:ascii="Verdana" w:hAnsi="Verdana"/>
          <w:spacing w:val="-6"/>
          <w:sz w:val="12"/>
        </w:rPr>
        <w:t xml:space="preserve"> </w:t>
      </w:r>
      <w:r>
        <w:rPr>
          <w:rFonts w:ascii="Verdana" w:hAnsi="Verdana"/>
          <w:sz w:val="12"/>
        </w:rPr>
        <w:t>archivos</w:t>
      </w:r>
      <w:r>
        <w:rPr>
          <w:rFonts w:ascii="Verdana" w:hAnsi="Verdana"/>
          <w:spacing w:val="-6"/>
          <w:sz w:val="12"/>
        </w:rPr>
        <w:t xml:space="preserve"> </w:t>
      </w:r>
      <w:r>
        <w:rPr>
          <w:rFonts w:ascii="Verdana" w:hAnsi="Verdana"/>
          <w:sz w:val="12"/>
        </w:rPr>
        <w:t>texto</w:t>
      </w:r>
      <w:r>
        <w:rPr>
          <w:rFonts w:ascii="Verdana" w:hAnsi="Verdana"/>
          <w:spacing w:val="-5"/>
          <w:sz w:val="12"/>
        </w:rPr>
        <w:t xml:space="preserve"> </w:t>
      </w:r>
      <w:r>
        <w:rPr>
          <w:rFonts w:ascii="Verdana" w:hAnsi="Verdana"/>
          <w:sz w:val="12"/>
        </w:rPr>
        <w:t>tienen</w:t>
      </w:r>
      <w:r>
        <w:rPr>
          <w:rFonts w:ascii="Verdana" w:hAnsi="Verdana"/>
          <w:spacing w:val="-5"/>
          <w:sz w:val="12"/>
        </w:rPr>
        <w:t xml:space="preserve"> </w:t>
      </w:r>
      <w:r>
        <w:rPr>
          <w:rFonts w:ascii="Verdana" w:hAnsi="Verdana"/>
          <w:sz w:val="12"/>
        </w:rPr>
        <w:t>una</w:t>
      </w:r>
      <w:r>
        <w:rPr>
          <w:rFonts w:ascii="Verdana" w:hAnsi="Verdana"/>
          <w:spacing w:val="-5"/>
          <w:sz w:val="12"/>
        </w:rPr>
        <w:t xml:space="preserve"> </w:t>
      </w:r>
      <w:r>
        <w:rPr>
          <w:rFonts w:ascii="Verdana" w:hAnsi="Verdana"/>
          <w:sz w:val="12"/>
        </w:rPr>
        <w:t>línea</w:t>
      </w:r>
      <w:r>
        <w:rPr>
          <w:rFonts w:ascii="Verdana" w:hAnsi="Verdana"/>
          <w:spacing w:val="-5"/>
          <w:sz w:val="12"/>
        </w:rPr>
        <w:t xml:space="preserve"> </w:t>
      </w:r>
      <w:r>
        <w:rPr>
          <w:rFonts w:ascii="Verdana" w:hAnsi="Verdana"/>
          <w:sz w:val="12"/>
        </w:rPr>
        <w:t>de</w:t>
      </w:r>
      <w:r>
        <w:rPr>
          <w:rFonts w:ascii="Verdana" w:hAnsi="Verdana"/>
          <w:spacing w:val="-6"/>
          <w:sz w:val="12"/>
        </w:rPr>
        <w:t xml:space="preserve"> </w:t>
      </w:r>
      <w:r>
        <w:rPr>
          <w:rFonts w:ascii="Verdana" w:hAnsi="Verdana"/>
          <w:sz w:val="12"/>
        </w:rPr>
        <w:t>texto</w:t>
      </w:r>
      <w:r>
        <w:rPr>
          <w:rFonts w:ascii="Verdana" w:hAnsi="Verdana"/>
          <w:spacing w:val="-2"/>
          <w:sz w:val="12"/>
        </w:rPr>
        <w:t xml:space="preserve"> </w:t>
      </w:r>
      <w:r>
        <w:rPr>
          <w:rFonts w:ascii="Verdana" w:hAnsi="Verdana"/>
          <w:sz w:val="12"/>
        </w:rPr>
        <w:t>por</w:t>
      </w:r>
      <w:r>
        <w:rPr>
          <w:rFonts w:ascii="Verdana" w:hAnsi="Verdana"/>
          <w:spacing w:val="-5"/>
          <w:sz w:val="12"/>
        </w:rPr>
        <w:t xml:space="preserve"> </w:t>
      </w:r>
      <w:r>
        <w:rPr>
          <w:rFonts w:ascii="Verdana" w:hAnsi="Verdana"/>
          <w:sz w:val="12"/>
        </w:rPr>
        <w:t>cada</w:t>
      </w:r>
      <w:r>
        <w:rPr>
          <w:rFonts w:ascii="Verdana" w:hAnsi="Verdana"/>
          <w:spacing w:val="-5"/>
          <w:sz w:val="12"/>
        </w:rPr>
        <w:t xml:space="preserve"> </w:t>
      </w:r>
      <w:proofErr w:type="spellStart"/>
      <w:r>
        <w:rPr>
          <w:rFonts w:ascii="Verdana" w:hAnsi="Verdana"/>
          <w:spacing w:val="-4"/>
          <w:sz w:val="12"/>
        </w:rPr>
        <w:t>item</w:t>
      </w:r>
      <w:proofErr w:type="spellEnd"/>
    </w:p>
    <w:p w14:paraId="6E65BC4A" w14:textId="77777777" w:rsidR="005854A4" w:rsidRDefault="00A65012">
      <w:pPr>
        <w:spacing w:before="54" w:line="333" w:lineRule="auto"/>
        <w:ind w:left="31" w:right="5622"/>
        <w:rPr>
          <w:rFonts w:ascii="Verdana" w:hAnsi="Verdana"/>
          <w:sz w:val="12"/>
        </w:rPr>
      </w:pPr>
      <w:r>
        <w:rPr>
          <w:rFonts w:ascii="Verdana" w:hAnsi="Verdana"/>
          <w:sz w:val="12"/>
        </w:rPr>
        <w:t>En</w:t>
      </w:r>
      <w:r>
        <w:rPr>
          <w:rFonts w:ascii="Verdana" w:hAnsi="Verdana"/>
          <w:spacing w:val="-4"/>
          <w:sz w:val="12"/>
        </w:rPr>
        <w:t xml:space="preserve"> </w:t>
      </w:r>
      <w:r>
        <w:rPr>
          <w:rFonts w:ascii="Verdana" w:hAnsi="Verdana"/>
          <w:sz w:val="12"/>
        </w:rPr>
        <w:t>cada</w:t>
      </w:r>
      <w:r>
        <w:rPr>
          <w:rFonts w:ascii="Verdana" w:hAnsi="Verdana"/>
          <w:spacing w:val="-3"/>
          <w:sz w:val="12"/>
        </w:rPr>
        <w:t xml:space="preserve"> </w:t>
      </w:r>
      <w:r>
        <w:rPr>
          <w:rFonts w:ascii="Verdana" w:hAnsi="Verdana"/>
          <w:sz w:val="12"/>
        </w:rPr>
        <w:t>línea</w:t>
      </w:r>
      <w:r>
        <w:rPr>
          <w:rFonts w:ascii="Verdana" w:hAnsi="Verdana"/>
          <w:spacing w:val="-1"/>
          <w:sz w:val="12"/>
        </w:rPr>
        <w:t xml:space="preserve"> </w:t>
      </w:r>
      <w:r>
        <w:rPr>
          <w:rFonts w:ascii="Verdana" w:hAnsi="Verdana"/>
          <w:sz w:val="12"/>
        </w:rPr>
        <w:t>asociada</w:t>
      </w:r>
      <w:r>
        <w:rPr>
          <w:rFonts w:ascii="Verdana" w:hAnsi="Verdana"/>
          <w:spacing w:val="-3"/>
          <w:sz w:val="12"/>
        </w:rPr>
        <w:t xml:space="preserve"> </w:t>
      </w:r>
      <w:r>
        <w:rPr>
          <w:rFonts w:ascii="Verdana" w:hAnsi="Verdana"/>
          <w:sz w:val="12"/>
        </w:rPr>
        <w:t>un</w:t>
      </w:r>
      <w:r>
        <w:rPr>
          <w:rFonts w:ascii="Verdana" w:hAnsi="Verdana"/>
          <w:spacing w:val="-4"/>
          <w:sz w:val="12"/>
        </w:rPr>
        <w:t xml:space="preserve"> </w:t>
      </w:r>
      <w:r>
        <w:rPr>
          <w:rFonts w:ascii="Verdana" w:hAnsi="Verdana"/>
          <w:sz w:val="12"/>
        </w:rPr>
        <w:t>elemento</w:t>
      </w:r>
      <w:r>
        <w:rPr>
          <w:rFonts w:ascii="Verdana" w:hAnsi="Verdana"/>
          <w:spacing w:val="-3"/>
          <w:sz w:val="12"/>
        </w:rPr>
        <w:t xml:space="preserve"> </w:t>
      </w:r>
      <w:r>
        <w:rPr>
          <w:rFonts w:ascii="Verdana" w:hAnsi="Verdana"/>
          <w:sz w:val="12"/>
        </w:rPr>
        <w:t>se</w:t>
      </w:r>
      <w:r>
        <w:rPr>
          <w:rFonts w:ascii="Verdana" w:hAnsi="Verdana"/>
          <w:spacing w:val="-4"/>
          <w:sz w:val="12"/>
        </w:rPr>
        <w:t xml:space="preserve"> </w:t>
      </w:r>
      <w:r>
        <w:rPr>
          <w:rFonts w:ascii="Verdana" w:hAnsi="Verdana"/>
          <w:sz w:val="12"/>
        </w:rPr>
        <w:t>especifica</w:t>
      </w:r>
      <w:r>
        <w:rPr>
          <w:rFonts w:ascii="Verdana" w:hAnsi="Verdana"/>
          <w:spacing w:val="-3"/>
          <w:sz w:val="12"/>
        </w:rPr>
        <w:t xml:space="preserve"> </w:t>
      </w:r>
      <w:r>
        <w:rPr>
          <w:rFonts w:ascii="Verdana" w:hAnsi="Verdana"/>
          <w:sz w:val="12"/>
        </w:rPr>
        <w:t>el</w:t>
      </w:r>
      <w:r>
        <w:rPr>
          <w:rFonts w:ascii="Verdana" w:hAnsi="Verdana"/>
          <w:spacing w:val="-3"/>
          <w:sz w:val="12"/>
        </w:rPr>
        <w:t xml:space="preserve"> </w:t>
      </w:r>
      <w:r>
        <w:rPr>
          <w:rFonts w:ascii="Verdana" w:hAnsi="Verdana"/>
          <w:sz w:val="12"/>
        </w:rPr>
        <w:t>tipo</w:t>
      </w:r>
      <w:r>
        <w:rPr>
          <w:rFonts w:ascii="Verdana" w:hAnsi="Verdana"/>
          <w:spacing w:val="-3"/>
          <w:sz w:val="12"/>
        </w:rPr>
        <w:t xml:space="preserve"> </w:t>
      </w:r>
      <w:r>
        <w:rPr>
          <w:rFonts w:ascii="Verdana" w:hAnsi="Verdana"/>
          <w:sz w:val="12"/>
        </w:rPr>
        <w:t>y</w:t>
      </w:r>
      <w:r>
        <w:rPr>
          <w:rFonts w:ascii="Verdana" w:hAnsi="Verdana"/>
          <w:spacing w:val="-3"/>
          <w:sz w:val="12"/>
        </w:rPr>
        <w:t xml:space="preserve"> </w:t>
      </w:r>
      <w:r>
        <w:rPr>
          <w:rFonts w:ascii="Verdana" w:hAnsi="Verdana"/>
          <w:sz w:val="12"/>
        </w:rPr>
        <w:t>la</w:t>
      </w:r>
      <w:r>
        <w:rPr>
          <w:rFonts w:ascii="Verdana" w:hAnsi="Verdana"/>
          <w:spacing w:val="-3"/>
          <w:sz w:val="12"/>
        </w:rPr>
        <w:t xml:space="preserve"> </w:t>
      </w:r>
      <w:r>
        <w:rPr>
          <w:rFonts w:ascii="Verdana" w:hAnsi="Verdana"/>
          <w:sz w:val="12"/>
        </w:rPr>
        <w:t>posición. Wolf 10 10</w:t>
      </w:r>
    </w:p>
    <w:p w14:paraId="6E65BC4B" w14:textId="77777777" w:rsidR="005854A4" w:rsidRDefault="00A65012">
      <w:pPr>
        <w:spacing w:line="142" w:lineRule="exact"/>
        <w:ind w:left="31"/>
        <w:rPr>
          <w:rFonts w:ascii="Verdana"/>
          <w:sz w:val="12"/>
        </w:rPr>
      </w:pPr>
      <w:r>
        <w:rPr>
          <w:rFonts w:ascii="Verdana"/>
          <w:sz w:val="12"/>
        </w:rPr>
        <w:t>Hay</w:t>
      </w:r>
      <w:r>
        <w:rPr>
          <w:rFonts w:ascii="Verdana"/>
          <w:spacing w:val="32"/>
          <w:sz w:val="12"/>
        </w:rPr>
        <w:t xml:space="preserve"> </w:t>
      </w:r>
      <w:r>
        <w:rPr>
          <w:rFonts w:ascii="Verdana"/>
          <w:sz w:val="12"/>
        </w:rPr>
        <w:t>20</w:t>
      </w:r>
      <w:r>
        <w:rPr>
          <w:rFonts w:ascii="Verdana"/>
          <w:spacing w:val="-4"/>
          <w:sz w:val="12"/>
        </w:rPr>
        <w:t xml:space="preserve"> </w:t>
      </w:r>
      <w:r>
        <w:rPr>
          <w:rFonts w:ascii="Verdana"/>
          <w:spacing w:val="-5"/>
          <w:sz w:val="12"/>
        </w:rPr>
        <w:t>20</w:t>
      </w:r>
    </w:p>
    <w:p w14:paraId="6E65BC4C" w14:textId="77777777" w:rsidR="005854A4" w:rsidRDefault="00A65012">
      <w:pPr>
        <w:pStyle w:val="ListParagraph"/>
        <w:numPr>
          <w:ilvl w:val="0"/>
          <w:numId w:val="19"/>
        </w:numPr>
        <w:tabs>
          <w:tab w:val="left" w:pos="751"/>
        </w:tabs>
        <w:spacing w:before="27"/>
        <w:ind w:left="751"/>
        <w:rPr>
          <w:sz w:val="20"/>
        </w:rPr>
        <w:pPrChange w:id="20" w:author="Guest User" w:date="2025-11-21T17:30:00Z">
          <w:pPr>
            <w:pStyle w:val="ListParagraph"/>
            <w:numPr>
              <w:numId w:val="7"/>
            </w:numPr>
            <w:tabs>
              <w:tab w:val="left" w:pos="751"/>
            </w:tabs>
            <w:spacing w:before="27"/>
            <w:ind w:left="752"/>
          </w:pPr>
        </w:pPrChange>
      </w:pPr>
      <w:r>
        <w:rPr>
          <w:w w:val="110"/>
          <w:sz w:val="20"/>
        </w:rPr>
        <w:t>Copien las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versiones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actuales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25"/>
          <w:w w:val="110"/>
          <w:sz w:val="20"/>
        </w:rPr>
        <w:t xml:space="preserve"> </w:t>
      </w:r>
      <w:proofErr w:type="spellStart"/>
      <w:r>
        <w:rPr>
          <w:rFonts w:ascii="Courier New" w:hAnsi="Courier New"/>
          <w:color w:val="0000FF"/>
          <w:w w:val="110"/>
          <w:sz w:val="20"/>
        </w:rPr>
        <w:t>import</w:t>
      </w:r>
      <w:proofErr w:type="spellEnd"/>
      <w:r>
        <w:rPr>
          <w:rFonts w:ascii="Courier New" w:hAnsi="Courier New"/>
          <w:color w:val="0000FF"/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19"/>
          <w:w w:val="110"/>
          <w:sz w:val="20"/>
        </w:rPr>
        <w:t xml:space="preserve"> </w:t>
      </w:r>
      <w:proofErr w:type="spellStart"/>
      <w:r>
        <w:rPr>
          <w:rFonts w:ascii="Courier New" w:hAnsi="Courier New"/>
          <w:color w:val="0000FF"/>
          <w:w w:val="110"/>
          <w:sz w:val="20"/>
        </w:rPr>
        <w:t>export</w:t>
      </w:r>
      <w:proofErr w:type="spellEnd"/>
      <w:r>
        <w:rPr>
          <w:rFonts w:ascii="Courier New" w:hAnsi="Courier New"/>
          <w:color w:val="0000FF"/>
          <w:spacing w:val="-37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renómbrenlos</w:t>
      </w:r>
      <w:r>
        <w:rPr>
          <w:spacing w:val="25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como</w:t>
      </w:r>
      <w:r>
        <w:rPr>
          <w:spacing w:val="22"/>
          <w:w w:val="110"/>
          <w:sz w:val="20"/>
        </w:rPr>
        <w:t xml:space="preserve">  </w:t>
      </w:r>
      <w:r>
        <w:rPr>
          <w:rFonts w:ascii="Courier New" w:hAnsi="Courier New"/>
          <w:color w:val="0000FF"/>
          <w:w w:val="110"/>
          <w:sz w:val="20"/>
        </w:rPr>
        <w:t>import</w:t>
      </w:r>
      <w:proofErr w:type="gramEnd"/>
      <w:r>
        <w:rPr>
          <w:rFonts w:ascii="Courier New" w:hAnsi="Courier New"/>
          <w:color w:val="0000FF"/>
          <w:w w:val="110"/>
          <w:sz w:val="20"/>
        </w:rPr>
        <w:t>00</w:t>
      </w:r>
      <w:r>
        <w:rPr>
          <w:rFonts w:ascii="Courier New" w:hAnsi="Courier New"/>
          <w:color w:val="0000FF"/>
          <w:spacing w:val="-35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y</w:t>
      </w:r>
    </w:p>
    <w:p w14:paraId="6E65BC4D" w14:textId="77777777" w:rsidR="005854A4" w:rsidRDefault="00A65012">
      <w:pPr>
        <w:pStyle w:val="BodyText"/>
        <w:spacing w:before="41"/>
        <w:ind w:firstLine="0"/>
        <w:rPr>
          <w:rFonts w:ascii="Courier New"/>
        </w:rPr>
      </w:pPr>
      <w:r>
        <w:rPr>
          <w:rFonts w:ascii="Courier New"/>
          <w:color w:val="0000FF"/>
          <w:spacing w:val="-2"/>
        </w:rPr>
        <w:t>export00</w:t>
      </w:r>
    </w:p>
    <w:p w14:paraId="6E65BC4E" w14:textId="77777777" w:rsidR="005854A4" w:rsidRDefault="00A65012">
      <w:pPr>
        <w:pStyle w:val="ListParagraph"/>
        <w:numPr>
          <w:ilvl w:val="0"/>
          <w:numId w:val="19"/>
        </w:numPr>
        <w:tabs>
          <w:tab w:val="left" w:pos="751"/>
        </w:tabs>
        <w:spacing w:before="12" w:line="244" w:lineRule="auto"/>
        <w:ind w:left="751" w:right="386"/>
        <w:jc w:val="both"/>
        <w:rPr>
          <w:sz w:val="20"/>
        </w:rPr>
        <w:pPrChange w:id="21" w:author="Guest User" w:date="2025-11-21T17:30:00Z">
          <w:pPr>
            <w:pStyle w:val="ListParagraph"/>
            <w:numPr>
              <w:numId w:val="7"/>
            </w:numPr>
            <w:tabs>
              <w:tab w:val="left" w:pos="751"/>
            </w:tabs>
            <w:spacing w:before="12" w:line="244" w:lineRule="auto"/>
            <w:ind w:left="752" w:right="386"/>
            <w:jc w:val="both"/>
          </w:pPr>
        </w:pPrChange>
      </w:pPr>
      <w:r>
        <w:rPr>
          <w:w w:val="110"/>
          <w:sz w:val="20"/>
        </w:rPr>
        <w:t>Construyan el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 xml:space="preserve">método </w:t>
      </w:r>
      <w:proofErr w:type="spellStart"/>
      <w:r>
        <w:rPr>
          <w:rFonts w:ascii="Courier New" w:hAnsi="Courier New"/>
          <w:color w:val="0000FF"/>
          <w:w w:val="110"/>
          <w:sz w:val="20"/>
        </w:rPr>
        <w:t>export</w:t>
      </w:r>
      <w:proofErr w:type="spellEnd"/>
      <w:r>
        <w:rPr>
          <w:rFonts w:ascii="Courier New" w:hAnsi="Courier New"/>
          <w:color w:val="0000FF"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que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ofrece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el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servicio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exportar a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un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archivo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texto,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 xml:space="preserve">con </w:t>
      </w:r>
      <w:r>
        <w:rPr>
          <w:w w:val="115"/>
          <w:sz w:val="20"/>
        </w:rPr>
        <w:t>el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formato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definido,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el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estado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actual.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Por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ahora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para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las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excepciones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sólo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consideren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un mensaje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error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general.</w:t>
      </w:r>
      <w:r>
        <w:rPr>
          <w:spacing w:val="80"/>
          <w:w w:val="115"/>
          <w:sz w:val="20"/>
        </w:rPr>
        <w:t xml:space="preserve"> </w:t>
      </w:r>
      <w:r>
        <w:rPr>
          <w:w w:val="115"/>
          <w:sz w:val="20"/>
        </w:rPr>
        <w:t>No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olviden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diseño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y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pruebas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unidad.</w:t>
      </w:r>
    </w:p>
    <w:p w14:paraId="6E65BC4F" w14:textId="77777777" w:rsidR="005854A4" w:rsidRDefault="00A65012">
      <w:pPr>
        <w:pStyle w:val="ListParagraph"/>
        <w:numPr>
          <w:ilvl w:val="0"/>
          <w:numId w:val="19"/>
        </w:numPr>
        <w:tabs>
          <w:tab w:val="left" w:pos="751"/>
        </w:tabs>
        <w:spacing w:line="247" w:lineRule="auto"/>
        <w:ind w:left="751" w:right="417"/>
        <w:jc w:val="both"/>
        <w:rPr>
          <w:sz w:val="20"/>
        </w:rPr>
        <w:pPrChange w:id="22" w:author="Guest User" w:date="2025-11-21T17:30:00Z">
          <w:pPr>
            <w:pStyle w:val="ListParagraph"/>
            <w:numPr>
              <w:numId w:val="7"/>
            </w:numPr>
            <w:tabs>
              <w:tab w:val="left" w:pos="751"/>
            </w:tabs>
            <w:spacing w:line="247" w:lineRule="auto"/>
            <w:ind w:left="752" w:right="417"/>
            <w:jc w:val="both"/>
          </w:pPr>
        </w:pPrChange>
      </w:pPr>
      <w:r>
        <w:rPr>
          <w:w w:val="110"/>
          <w:sz w:val="20"/>
        </w:rPr>
        <w:t xml:space="preserve">Realicen una prueba de aceptación de este método: iniciando la aplicación y exportando como </w:t>
      </w:r>
      <w:r>
        <w:rPr>
          <w:rFonts w:ascii="Courier New" w:hAnsi="Courier New"/>
          <w:color w:val="0000FF"/>
          <w:w w:val="110"/>
          <w:sz w:val="20"/>
        </w:rPr>
        <w:t>oneValley.txt</w:t>
      </w:r>
      <w:r>
        <w:rPr>
          <w:color w:val="0000FF"/>
          <w:w w:val="110"/>
          <w:sz w:val="20"/>
        </w:rPr>
        <w:t xml:space="preserve">. </w:t>
      </w:r>
      <w:r>
        <w:rPr>
          <w:w w:val="110"/>
          <w:sz w:val="20"/>
        </w:rPr>
        <w:t>Editen el archivo y analicen los resultados. ¿Qué pasó?</w:t>
      </w:r>
    </w:p>
    <w:p w14:paraId="6E65BC50" w14:textId="77777777" w:rsidR="005854A4" w:rsidRDefault="00A65012">
      <w:pPr>
        <w:pStyle w:val="ListParagraph"/>
        <w:numPr>
          <w:ilvl w:val="0"/>
          <w:numId w:val="19"/>
        </w:numPr>
        <w:tabs>
          <w:tab w:val="left" w:pos="751"/>
        </w:tabs>
        <w:spacing w:line="244" w:lineRule="auto"/>
        <w:ind w:left="751" w:right="432"/>
        <w:rPr>
          <w:sz w:val="20"/>
        </w:rPr>
        <w:pPrChange w:id="23" w:author="Guest User" w:date="2025-11-21T17:30:00Z">
          <w:pPr>
            <w:pStyle w:val="ListParagraph"/>
            <w:numPr>
              <w:numId w:val="7"/>
            </w:numPr>
            <w:tabs>
              <w:tab w:val="left" w:pos="751"/>
            </w:tabs>
            <w:spacing w:line="244" w:lineRule="auto"/>
            <w:ind w:left="752" w:right="432"/>
          </w:pPr>
        </w:pPrChange>
      </w:pPr>
      <w:r>
        <w:rPr>
          <w:w w:val="110"/>
          <w:sz w:val="20"/>
        </w:rPr>
        <w:t>Construyan el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 xml:space="preserve">método </w:t>
      </w:r>
      <w:proofErr w:type="spellStart"/>
      <w:r>
        <w:rPr>
          <w:rFonts w:ascii="Courier New" w:hAnsi="Courier New"/>
          <w:color w:val="0000FF"/>
          <w:w w:val="110"/>
          <w:sz w:val="20"/>
        </w:rPr>
        <w:t>import</w:t>
      </w:r>
      <w:proofErr w:type="spellEnd"/>
      <w:r>
        <w:rPr>
          <w:rFonts w:ascii="Courier New" w:hAnsi="Courier New"/>
          <w:color w:val="0000FF"/>
          <w:spacing w:val="-67"/>
          <w:w w:val="110"/>
          <w:sz w:val="20"/>
        </w:rPr>
        <w:t xml:space="preserve"> </w:t>
      </w:r>
      <w:r>
        <w:rPr>
          <w:w w:val="110"/>
          <w:sz w:val="20"/>
        </w:rPr>
        <w:t>que ofrece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el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servicio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importar de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 xml:space="preserve">un archivo texto con </w:t>
      </w:r>
      <w:r>
        <w:rPr>
          <w:w w:val="115"/>
          <w:sz w:val="20"/>
        </w:rPr>
        <w:t>el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formato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definido.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Por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ahora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sólo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considere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un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mensaje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error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general.</w:t>
      </w:r>
      <w:r>
        <w:rPr>
          <w:spacing w:val="79"/>
          <w:w w:val="150"/>
          <w:sz w:val="20"/>
        </w:rPr>
        <w:t xml:space="preserve"> </w:t>
      </w:r>
      <w:r>
        <w:rPr>
          <w:w w:val="115"/>
          <w:sz w:val="20"/>
        </w:rPr>
        <w:t>No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olviden diseño y pruebas de unidad.</w:t>
      </w:r>
    </w:p>
    <w:p w14:paraId="6E65BC51" w14:textId="77777777" w:rsidR="005854A4" w:rsidRDefault="00A65012">
      <w:pPr>
        <w:pStyle w:val="BodyText"/>
        <w:spacing w:line="228" w:lineRule="exact"/>
        <w:ind w:left="816" w:firstLine="0"/>
      </w:pPr>
      <w:r>
        <w:rPr>
          <w:color w:val="0000FF"/>
          <w:w w:val="110"/>
        </w:rPr>
        <w:t>(Consulten</w:t>
      </w:r>
      <w:r>
        <w:rPr>
          <w:color w:val="0000FF"/>
          <w:spacing w:val="4"/>
          <w:w w:val="110"/>
        </w:rPr>
        <w:t xml:space="preserve"> </w:t>
      </w:r>
      <w:r>
        <w:rPr>
          <w:color w:val="0000FF"/>
          <w:w w:val="110"/>
        </w:rPr>
        <w:t>en</w:t>
      </w:r>
      <w:r>
        <w:rPr>
          <w:color w:val="0000FF"/>
          <w:spacing w:val="5"/>
          <w:w w:val="110"/>
        </w:rPr>
        <w:t xml:space="preserve"> </w:t>
      </w:r>
      <w:r>
        <w:rPr>
          <w:color w:val="0000FF"/>
          <w:w w:val="110"/>
        </w:rPr>
        <w:t>la</w:t>
      </w:r>
      <w:r>
        <w:rPr>
          <w:color w:val="0000FF"/>
          <w:spacing w:val="5"/>
          <w:w w:val="110"/>
        </w:rPr>
        <w:t xml:space="preserve"> </w:t>
      </w:r>
      <w:r>
        <w:rPr>
          <w:color w:val="0000FF"/>
          <w:w w:val="110"/>
        </w:rPr>
        <w:t>clase</w:t>
      </w:r>
      <w:r>
        <w:rPr>
          <w:color w:val="0000FF"/>
          <w:spacing w:val="7"/>
          <w:w w:val="110"/>
        </w:rPr>
        <w:t xml:space="preserve"> </w:t>
      </w:r>
      <w:proofErr w:type="spellStart"/>
      <w:r>
        <w:rPr>
          <w:color w:val="0000FF"/>
          <w:w w:val="110"/>
        </w:rPr>
        <w:t>String</w:t>
      </w:r>
      <w:proofErr w:type="spellEnd"/>
      <w:r>
        <w:rPr>
          <w:color w:val="0000FF"/>
          <w:spacing w:val="7"/>
          <w:w w:val="110"/>
        </w:rPr>
        <w:t xml:space="preserve"> </w:t>
      </w:r>
      <w:r>
        <w:rPr>
          <w:color w:val="0000FF"/>
          <w:w w:val="110"/>
        </w:rPr>
        <w:t>los</w:t>
      </w:r>
      <w:r>
        <w:rPr>
          <w:color w:val="0000FF"/>
          <w:spacing w:val="6"/>
          <w:w w:val="110"/>
        </w:rPr>
        <w:t xml:space="preserve"> </w:t>
      </w:r>
      <w:r>
        <w:rPr>
          <w:color w:val="0000FF"/>
          <w:w w:val="110"/>
        </w:rPr>
        <w:t>métodos</w:t>
      </w:r>
      <w:r>
        <w:rPr>
          <w:color w:val="0000FF"/>
          <w:spacing w:val="8"/>
          <w:w w:val="110"/>
        </w:rPr>
        <w:t xml:space="preserve"> </w:t>
      </w:r>
      <w:proofErr w:type="spellStart"/>
      <w:r>
        <w:rPr>
          <w:color w:val="0000FF"/>
          <w:w w:val="110"/>
        </w:rPr>
        <w:t>trim</w:t>
      </w:r>
      <w:proofErr w:type="spellEnd"/>
      <w:r>
        <w:rPr>
          <w:color w:val="0000FF"/>
          <w:spacing w:val="5"/>
          <w:w w:val="110"/>
        </w:rPr>
        <w:t xml:space="preserve"> </w:t>
      </w:r>
      <w:r>
        <w:rPr>
          <w:color w:val="0000FF"/>
          <w:w w:val="110"/>
        </w:rPr>
        <w:t>y</w:t>
      </w:r>
      <w:r>
        <w:rPr>
          <w:color w:val="0000FF"/>
          <w:spacing w:val="5"/>
          <w:w w:val="110"/>
        </w:rPr>
        <w:t xml:space="preserve"> </w:t>
      </w:r>
      <w:proofErr w:type="spellStart"/>
      <w:r>
        <w:rPr>
          <w:color w:val="0000FF"/>
          <w:spacing w:val="-2"/>
          <w:w w:val="110"/>
        </w:rPr>
        <w:t>split</w:t>
      </w:r>
      <w:proofErr w:type="spellEnd"/>
      <w:r>
        <w:rPr>
          <w:color w:val="0000FF"/>
          <w:spacing w:val="-2"/>
          <w:w w:val="110"/>
        </w:rPr>
        <w:t>)</w:t>
      </w:r>
    </w:p>
    <w:p w14:paraId="6E65BC52" w14:textId="77777777" w:rsidR="005854A4" w:rsidRDefault="00A65012">
      <w:pPr>
        <w:pStyle w:val="ListParagraph"/>
        <w:numPr>
          <w:ilvl w:val="0"/>
          <w:numId w:val="19"/>
        </w:numPr>
        <w:tabs>
          <w:tab w:val="left" w:pos="751"/>
        </w:tabs>
        <w:spacing w:line="254" w:lineRule="auto"/>
        <w:ind w:left="751" w:right="656"/>
        <w:rPr>
          <w:sz w:val="20"/>
        </w:rPr>
        <w:pPrChange w:id="24" w:author="Guest User" w:date="2025-11-21T17:30:00Z">
          <w:pPr>
            <w:pStyle w:val="ListParagraph"/>
            <w:numPr>
              <w:numId w:val="7"/>
            </w:numPr>
            <w:tabs>
              <w:tab w:val="left" w:pos="751"/>
            </w:tabs>
            <w:spacing w:line="254" w:lineRule="auto"/>
            <w:ind w:left="752" w:right="656"/>
          </w:pPr>
        </w:pPrChange>
      </w:pPr>
      <w:r>
        <w:rPr>
          <w:w w:val="110"/>
          <w:sz w:val="20"/>
        </w:rPr>
        <w:t>Realicen una prueba de aceptación de este par de métodos: iniciando la aplicación exportando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11"/>
          <w:w w:val="110"/>
          <w:sz w:val="20"/>
        </w:rPr>
        <w:t xml:space="preserve"> </w:t>
      </w:r>
      <w:r>
        <w:rPr>
          <w:rFonts w:ascii="Courier New" w:hAnsi="Courier New"/>
          <w:color w:val="0000FF"/>
          <w:w w:val="110"/>
          <w:sz w:val="20"/>
        </w:rPr>
        <w:t>oneValley.txt</w:t>
      </w:r>
      <w:r>
        <w:rPr>
          <w:color w:val="0000FF"/>
          <w:w w:val="110"/>
          <w:sz w:val="20"/>
        </w:rPr>
        <w:t>.</w:t>
      </w:r>
      <w:r>
        <w:rPr>
          <w:color w:val="0000FF"/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saliendo,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entrando,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creando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una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nueva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importando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el archivo</w:t>
      </w:r>
      <w:r>
        <w:rPr>
          <w:spacing w:val="40"/>
          <w:w w:val="110"/>
          <w:sz w:val="20"/>
        </w:rPr>
        <w:t xml:space="preserve"> </w:t>
      </w:r>
      <w:r>
        <w:rPr>
          <w:rFonts w:ascii="Courier New" w:hAnsi="Courier New"/>
          <w:color w:val="0000FF"/>
          <w:w w:val="110"/>
          <w:sz w:val="20"/>
        </w:rPr>
        <w:t>otherValley.txt</w:t>
      </w:r>
      <w:r>
        <w:rPr>
          <w:color w:val="0000FF"/>
          <w:w w:val="110"/>
          <w:sz w:val="20"/>
        </w:rPr>
        <w:t xml:space="preserve">. </w:t>
      </w:r>
      <w:r>
        <w:rPr>
          <w:w w:val="110"/>
          <w:sz w:val="20"/>
        </w:rPr>
        <w:t>¿Qué resultado obtuvieron? Capturen la pantalla final.</w:t>
      </w:r>
    </w:p>
    <w:p w14:paraId="6E65BC53" w14:textId="77777777" w:rsidR="005854A4" w:rsidRDefault="00A65012">
      <w:pPr>
        <w:pStyle w:val="ListParagraph"/>
        <w:numPr>
          <w:ilvl w:val="0"/>
          <w:numId w:val="19"/>
        </w:numPr>
        <w:tabs>
          <w:tab w:val="left" w:pos="751"/>
        </w:tabs>
        <w:spacing w:line="228" w:lineRule="exact"/>
        <w:ind w:left="751"/>
        <w:rPr>
          <w:sz w:val="20"/>
        </w:rPr>
        <w:pPrChange w:id="25" w:author="Guest User" w:date="2025-11-21T17:30:00Z">
          <w:pPr>
            <w:pStyle w:val="ListParagraph"/>
            <w:numPr>
              <w:numId w:val="7"/>
            </w:numPr>
            <w:tabs>
              <w:tab w:val="left" w:pos="751"/>
            </w:tabs>
            <w:spacing w:line="228" w:lineRule="exact"/>
            <w:ind w:left="752"/>
          </w:pPr>
        </w:pPrChange>
      </w:pPr>
      <w:r>
        <w:rPr>
          <w:w w:val="110"/>
          <w:sz w:val="20"/>
        </w:rPr>
        <w:t>Realicen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otra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prueba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aceptación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este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método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escribiendo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un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archivo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texto</w:t>
      </w:r>
    </w:p>
    <w:p w14:paraId="6E65BC54" w14:textId="77777777" w:rsidR="005854A4" w:rsidRDefault="00A65012">
      <w:pPr>
        <w:pStyle w:val="BodyText"/>
        <w:spacing w:before="6" w:line="249" w:lineRule="auto"/>
        <w:ind w:right="545" w:firstLine="0"/>
      </w:pPr>
      <w:r>
        <w:rPr>
          <w:w w:val="110"/>
        </w:rPr>
        <w:t>correcto</w:t>
      </w:r>
      <w:r>
        <w:rPr>
          <w:spacing w:val="-12"/>
          <w:w w:val="110"/>
        </w:rPr>
        <w:t xml:space="preserve"> </w:t>
      </w:r>
      <w:r>
        <w:rPr>
          <w:w w:val="110"/>
        </w:rPr>
        <w:t>en</w:t>
      </w:r>
      <w:r>
        <w:rPr>
          <w:spacing w:val="-12"/>
          <w:w w:val="110"/>
        </w:rPr>
        <w:t xml:space="preserve"> </w:t>
      </w:r>
      <w:r>
        <w:rPr>
          <w:rFonts w:ascii="Courier New" w:hAnsi="Courier New"/>
          <w:color w:val="0000FF"/>
          <w:w w:val="110"/>
        </w:rPr>
        <w:t>oneValley.txt</w:t>
      </w:r>
      <w:r>
        <w:rPr>
          <w:color w:val="0000FF"/>
          <w:w w:val="110"/>
        </w:rPr>
        <w:t>.</w:t>
      </w:r>
      <w:r>
        <w:rPr>
          <w:color w:val="0000FF"/>
          <w:spacing w:val="-12"/>
          <w:w w:val="110"/>
        </w:rPr>
        <w:t xml:space="preserve"> </w:t>
      </w:r>
      <w:proofErr w:type="spellStart"/>
      <w:r>
        <w:rPr>
          <w:w w:val="110"/>
        </w:rPr>
        <w:t>e</w:t>
      </w:r>
      <w:proofErr w:type="spellEnd"/>
      <w:r>
        <w:rPr>
          <w:spacing w:val="-12"/>
          <w:w w:val="110"/>
        </w:rPr>
        <w:t xml:space="preserve"> </w:t>
      </w:r>
      <w:r>
        <w:rPr>
          <w:w w:val="110"/>
        </w:rPr>
        <w:t>importe</w:t>
      </w:r>
      <w:r>
        <w:rPr>
          <w:spacing w:val="-12"/>
          <w:w w:val="110"/>
        </w:rPr>
        <w:t xml:space="preserve"> </w:t>
      </w:r>
      <w:r>
        <w:rPr>
          <w:w w:val="110"/>
        </w:rPr>
        <w:t>este</w:t>
      </w:r>
      <w:r>
        <w:rPr>
          <w:spacing w:val="-12"/>
          <w:w w:val="110"/>
        </w:rPr>
        <w:t xml:space="preserve"> </w:t>
      </w:r>
      <w:r>
        <w:rPr>
          <w:w w:val="110"/>
        </w:rPr>
        <w:t>archivo.</w:t>
      </w:r>
      <w:r>
        <w:rPr>
          <w:spacing w:val="-12"/>
          <w:w w:val="110"/>
        </w:rPr>
        <w:t xml:space="preserve"> </w:t>
      </w:r>
      <w:r>
        <w:rPr>
          <w:w w:val="110"/>
        </w:rPr>
        <w:t>¿Qué</w:t>
      </w:r>
      <w:r>
        <w:rPr>
          <w:spacing w:val="-12"/>
          <w:w w:val="110"/>
        </w:rPr>
        <w:t xml:space="preserve"> </w:t>
      </w:r>
      <w:r>
        <w:rPr>
          <w:w w:val="110"/>
        </w:rPr>
        <w:t>resultado</w:t>
      </w:r>
      <w:r>
        <w:rPr>
          <w:spacing w:val="-10"/>
          <w:w w:val="110"/>
        </w:rPr>
        <w:t xml:space="preserve"> </w:t>
      </w:r>
      <w:r>
        <w:rPr>
          <w:w w:val="110"/>
        </w:rPr>
        <w:t>obtuvieron? Capturen la pantalla.</w:t>
      </w:r>
    </w:p>
    <w:p w14:paraId="6E65BC55" w14:textId="77777777" w:rsidR="005854A4" w:rsidRDefault="005854A4">
      <w:pPr>
        <w:pStyle w:val="BodyText"/>
        <w:spacing w:line="249" w:lineRule="auto"/>
        <w:sectPr w:rsidR="005854A4">
          <w:pgSz w:w="12240" w:h="15840"/>
          <w:pgMar w:top="1160" w:right="720" w:bottom="280" w:left="1440" w:header="720" w:footer="720" w:gutter="0"/>
          <w:cols w:space="720"/>
        </w:sectPr>
      </w:pPr>
    </w:p>
    <w:p w14:paraId="6E65BC56" w14:textId="77777777" w:rsidR="005854A4" w:rsidRDefault="00A65012">
      <w:pPr>
        <w:pStyle w:val="Heading1"/>
        <w:spacing w:before="86"/>
      </w:pPr>
      <w:r>
        <w:rPr>
          <w:w w:val="120"/>
        </w:rPr>
        <w:lastRenderedPageBreak/>
        <w:t>Analizando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comportamiento</w:t>
      </w:r>
    </w:p>
    <w:p w14:paraId="6E65BC57" w14:textId="77777777" w:rsidR="005854A4" w:rsidRDefault="00A65012">
      <w:pPr>
        <w:spacing w:before="1"/>
        <w:ind w:left="31"/>
        <w:rPr>
          <w:b/>
          <w:sz w:val="16"/>
        </w:rPr>
      </w:pPr>
      <w:r>
        <w:rPr>
          <w:b/>
          <w:color w:val="FF0000"/>
          <w:w w:val="120"/>
          <w:sz w:val="16"/>
        </w:rPr>
        <w:t>[En</w:t>
      </w:r>
      <w:r>
        <w:rPr>
          <w:b/>
          <w:color w:val="FF0000"/>
          <w:spacing w:val="53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lab06.doc,</w:t>
      </w:r>
      <w:r>
        <w:rPr>
          <w:b/>
          <w:color w:val="FF0000"/>
          <w:spacing w:val="-2"/>
          <w:w w:val="120"/>
          <w:sz w:val="16"/>
        </w:rPr>
        <w:t xml:space="preserve"> </w:t>
      </w:r>
      <w:proofErr w:type="gramStart"/>
      <w:r>
        <w:rPr>
          <w:b/>
          <w:color w:val="FF0000"/>
          <w:w w:val="120"/>
          <w:sz w:val="16"/>
        </w:rPr>
        <w:t>*.asta</w:t>
      </w:r>
      <w:proofErr w:type="gramEnd"/>
      <w:r>
        <w:rPr>
          <w:b/>
          <w:color w:val="FF0000"/>
          <w:spacing w:val="-2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y</w:t>
      </w:r>
      <w:r>
        <w:rPr>
          <w:b/>
          <w:color w:val="FF0000"/>
          <w:spacing w:val="-3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*.java]</w:t>
      </w:r>
      <w:r>
        <w:rPr>
          <w:b/>
          <w:color w:val="FF0000"/>
          <w:spacing w:val="58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[NO</w:t>
      </w:r>
      <w:r>
        <w:rPr>
          <w:b/>
          <w:color w:val="009900"/>
          <w:spacing w:val="-3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OLVIDEN</w:t>
      </w:r>
      <w:r>
        <w:rPr>
          <w:b/>
          <w:color w:val="009900"/>
          <w:spacing w:val="-2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BDD</w:t>
      </w:r>
      <w:r>
        <w:rPr>
          <w:b/>
          <w:color w:val="009900"/>
          <w:spacing w:val="-4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y</w:t>
      </w:r>
      <w:r>
        <w:rPr>
          <w:b/>
          <w:color w:val="009900"/>
          <w:spacing w:val="-3"/>
          <w:w w:val="120"/>
          <w:sz w:val="16"/>
        </w:rPr>
        <w:t xml:space="preserve"> </w:t>
      </w:r>
      <w:r>
        <w:rPr>
          <w:b/>
          <w:color w:val="009900"/>
          <w:spacing w:val="-4"/>
          <w:w w:val="120"/>
          <w:sz w:val="16"/>
        </w:rPr>
        <w:t>MDD]</w:t>
      </w:r>
    </w:p>
    <w:p w14:paraId="6E65BC58" w14:textId="77777777" w:rsidR="005854A4" w:rsidRDefault="00A65012">
      <w:pPr>
        <w:pStyle w:val="ListParagraph"/>
        <w:numPr>
          <w:ilvl w:val="0"/>
          <w:numId w:val="18"/>
        </w:numPr>
        <w:tabs>
          <w:tab w:val="left" w:pos="749"/>
          <w:tab w:val="left" w:pos="751"/>
        </w:tabs>
        <w:spacing w:before="1"/>
        <w:ind w:left="751" w:right="298"/>
        <w:rPr>
          <w:sz w:val="20"/>
        </w:rPr>
        <w:pPrChange w:id="26" w:author="Guest User" w:date="2025-11-21T17:30:00Z">
          <w:pPr>
            <w:pStyle w:val="ListParagraph"/>
            <w:numPr>
              <w:numId w:val="6"/>
            </w:numPr>
            <w:tabs>
              <w:tab w:val="left" w:pos="749"/>
              <w:tab w:val="left" w:pos="751"/>
            </w:tabs>
            <w:spacing w:before="1"/>
            <w:ind w:left="752" w:right="298"/>
          </w:pPr>
        </w:pPrChange>
      </w:pPr>
      <w:r>
        <w:rPr>
          <w:w w:val="110"/>
          <w:sz w:val="20"/>
        </w:rPr>
        <w:t>Ejecuten la aplicación,</w:t>
      </w:r>
      <w:r>
        <w:rPr>
          <w:spacing w:val="78"/>
          <w:w w:val="110"/>
          <w:sz w:val="20"/>
        </w:rPr>
        <w:t xml:space="preserve"> </w:t>
      </w:r>
      <w:r>
        <w:rPr>
          <w:w w:val="110"/>
          <w:sz w:val="20"/>
        </w:rPr>
        <w:t>den tres clics, salven a un archivo cualquiera y ábranlo. Describan el comportamiento</w:t>
      </w:r>
    </w:p>
    <w:p w14:paraId="6E65BC59" w14:textId="77777777" w:rsidR="005854A4" w:rsidRDefault="00A65012">
      <w:pPr>
        <w:pStyle w:val="ListParagraph"/>
        <w:numPr>
          <w:ilvl w:val="0"/>
          <w:numId w:val="18"/>
        </w:numPr>
        <w:tabs>
          <w:tab w:val="left" w:pos="749"/>
          <w:tab w:val="left" w:pos="751"/>
        </w:tabs>
        <w:spacing w:before="1"/>
        <w:ind w:left="751" w:right="396"/>
        <w:rPr>
          <w:sz w:val="20"/>
        </w:rPr>
        <w:pPrChange w:id="27" w:author="Guest User" w:date="2025-11-21T17:30:00Z">
          <w:pPr>
            <w:pStyle w:val="ListParagraph"/>
            <w:numPr>
              <w:numId w:val="6"/>
            </w:numPr>
            <w:tabs>
              <w:tab w:val="left" w:pos="749"/>
              <w:tab w:val="left" w:pos="751"/>
            </w:tabs>
            <w:spacing w:before="1"/>
            <w:ind w:left="752" w:right="396"/>
          </w:pPr>
        </w:pPrChange>
      </w:pPr>
      <w:r>
        <w:rPr>
          <w:w w:val="110"/>
          <w:sz w:val="20"/>
        </w:rPr>
        <w:t>Ejecuten la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aplicación, tres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clics, exporten a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un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archivo cualquiera 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importen. Describan el comportamiento</w:t>
      </w:r>
    </w:p>
    <w:p w14:paraId="6E65BC5A" w14:textId="77777777" w:rsidR="005854A4" w:rsidRDefault="00A65012">
      <w:pPr>
        <w:pStyle w:val="ListParagraph"/>
        <w:numPr>
          <w:ilvl w:val="0"/>
          <w:numId w:val="18"/>
        </w:numPr>
        <w:tabs>
          <w:tab w:val="left" w:pos="749"/>
        </w:tabs>
        <w:spacing w:before="2"/>
        <w:ind w:left="749" w:hanging="358"/>
        <w:rPr>
          <w:sz w:val="20"/>
        </w:rPr>
        <w:pPrChange w:id="28" w:author="Guest User" w:date="2025-11-21T17:30:00Z">
          <w:pPr>
            <w:pStyle w:val="ListParagraph"/>
            <w:numPr>
              <w:numId w:val="6"/>
            </w:numPr>
            <w:tabs>
              <w:tab w:val="left" w:pos="749"/>
            </w:tabs>
            <w:spacing w:before="2"/>
            <w:ind w:left="749" w:hanging="358"/>
          </w:pPr>
        </w:pPrChange>
      </w:pPr>
      <w:proofErr w:type="gramStart"/>
      <w:r>
        <w:rPr>
          <w:w w:val="110"/>
          <w:sz w:val="20"/>
        </w:rPr>
        <w:t>¿Qué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diferencias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ven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el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comportamiento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1.</w:t>
      </w:r>
      <w:proofErr w:type="gramEnd"/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2.?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Expliquen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los</w:t>
      </w:r>
      <w:r>
        <w:rPr>
          <w:spacing w:val="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resultados.</w:t>
      </w:r>
    </w:p>
    <w:p w14:paraId="6E65BC5B" w14:textId="77777777" w:rsidR="005854A4" w:rsidRDefault="005854A4">
      <w:pPr>
        <w:pStyle w:val="BodyText"/>
        <w:spacing w:before="1"/>
        <w:ind w:left="0" w:firstLine="0"/>
      </w:pPr>
    </w:p>
    <w:p w14:paraId="6E65BC5C" w14:textId="77777777" w:rsidR="005854A4" w:rsidRDefault="00A65012">
      <w:pPr>
        <w:pStyle w:val="Heading1"/>
        <w:spacing w:before="1"/>
      </w:pPr>
      <w:r>
        <w:rPr>
          <w:w w:val="120"/>
        </w:rPr>
        <w:t>Perfeccionando</w:t>
      </w:r>
      <w:r>
        <w:rPr>
          <w:spacing w:val="-1"/>
          <w:w w:val="120"/>
        </w:rPr>
        <w:t xml:space="preserve"> </w:t>
      </w:r>
      <w:r>
        <w:rPr>
          <w:w w:val="120"/>
        </w:rPr>
        <w:t>salvar y</w:t>
      </w:r>
      <w:r>
        <w:rPr>
          <w:spacing w:val="-1"/>
          <w:w w:val="120"/>
        </w:rPr>
        <w:t xml:space="preserve"> </w:t>
      </w:r>
      <w:r>
        <w:rPr>
          <w:spacing w:val="-4"/>
          <w:w w:val="120"/>
        </w:rPr>
        <w:t>abrir</w:t>
      </w:r>
    </w:p>
    <w:p w14:paraId="6E65BC5D" w14:textId="77777777" w:rsidR="005854A4" w:rsidRDefault="00A65012">
      <w:pPr>
        <w:spacing w:before="1"/>
        <w:ind w:left="31"/>
        <w:rPr>
          <w:b/>
          <w:sz w:val="16"/>
        </w:rPr>
      </w:pPr>
      <w:r>
        <w:rPr>
          <w:b/>
          <w:color w:val="FF0000"/>
          <w:w w:val="120"/>
          <w:sz w:val="16"/>
        </w:rPr>
        <w:t>[En</w:t>
      </w:r>
      <w:r>
        <w:rPr>
          <w:b/>
          <w:color w:val="FF0000"/>
          <w:spacing w:val="53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lab06.doc,</w:t>
      </w:r>
      <w:r>
        <w:rPr>
          <w:b/>
          <w:color w:val="FF0000"/>
          <w:spacing w:val="-2"/>
          <w:w w:val="120"/>
          <w:sz w:val="16"/>
        </w:rPr>
        <w:t xml:space="preserve"> </w:t>
      </w:r>
      <w:proofErr w:type="gramStart"/>
      <w:r>
        <w:rPr>
          <w:b/>
          <w:color w:val="FF0000"/>
          <w:w w:val="120"/>
          <w:sz w:val="16"/>
        </w:rPr>
        <w:t>*.asta</w:t>
      </w:r>
      <w:proofErr w:type="gramEnd"/>
      <w:r>
        <w:rPr>
          <w:b/>
          <w:color w:val="FF0000"/>
          <w:spacing w:val="-2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y</w:t>
      </w:r>
      <w:r>
        <w:rPr>
          <w:b/>
          <w:color w:val="FF0000"/>
          <w:spacing w:val="-3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*.java]</w:t>
      </w:r>
      <w:r>
        <w:rPr>
          <w:b/>
          <w:color w:val="FF0000"/>
          <w:spacing w:val="58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[NO</w:t>
      </w:r>
      <w:r>
        <w:rPr>
          <w:b/>
          <w:color w:val="009900"/>
          <w:spacing w:val="-3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OLVIDEN</w:t>
      </w:r>
      <w:r>
        <w:rPr>
          <w:b/>
          <w:color w:val="009900"/>
          <w:spacing w:val="-2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BDD</w:t>
      </w:r>
      <w:r>
        <w:rPr>
          <w:b/>
          <w:color w:val="009900"/>
          <w:spacing w:val="-4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y</w:t>
      </w:r>
      <w:r>
        <w:rPr>
          <w:b/>
          <w:color w:val="009900"/>
          <w:spacing w:val="-3"/>
          <w:w w:val="120"/>
          <w:sz w:val="16"/>
        </w:rPr>
        <w:t xml:space="preserve"> </w:t>
      </w:r>
      <w:r>
        <w:rPr>
          <w:b/>
          <w:color w:val="009900"/>
          <w:spacing w:val="-4"/>
          <w:w w:val="120"/>
          <w:sz w:val="16"/>
        </w:rPr>
        <w:t>MDD]</w:t>
      </w:r>
    </w:p>
    <w:p w14:paraId="6E65BC5E" w14:textId="77777777" w:rsidR="005854A4" w:rsidRDefault="00A65012">
      <w:pPr>
        <w:pStyle w:val="ListParagraph"/>
        <w:numPr>
          <w:ilvl w:val="0"/>
          <w:numId w:val="17"/>
        </w:numPr>
        <w:tabs>
          <w:tab w:val="left" w:pos="750"/>
        </w:tabs>
        <w:spacing w:before="7"/>
        <w:ind w:left="750" w:hanging="359"/>
        <w:rPr>
          <w:rFonts w:ascii="Courier New" w:hAnsi="Courier New"/>
          <w:sz w:val="20"/>
        </w:rPr>
        <w:pPrChange w:id="29" w:author="Guest User" w:date="2025-11-21T17:30:00Z">
          <w:pPr>
            <w:pStyle w:val="ListParagraph"/>
            <w:numPr>
              <w:numId w:val="5"/>
            </w:numPr>
            <w:tabs>
              <w:tab w:val="left" w:pos="750"/>
            </w:tabs>
            <w:spacing w:before="7"/>
            <w:ind w:left="750" w:hanging="359"/>
          </w:pPr>
        </w:pPrChange>
      </w:pPr>
      <w:r>
        <w:rPr>
          <w:w w:val="110"/>
          <w:sz w:val="20"/>
        </w:rPr>
        <w:t>Copien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las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versiones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actuales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 xml:space="preserve">de </w:t>
      </w:r>
      <w:r>
        <w:rPr>
          <w:rFonts w:ascii="Courier New" w:hAnsi="Courier New"/>
          <w:color w:val="0000FF"/>
          <w:w w:val="110"/>
          <w:sz w:val="20"/>
        </w:rPr>
        <w:t>open</w:t>
      </w:r>
      <w:r>
        <w:rPr>
          <w:rFonts w:ascii="Courier New" w:hAnsi="Courier New"/>
          <w:color w:val="0000FF"/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-5"/>
          <w:w w:val="110"/>
          <w:sz w:val="20"/>
        </w:rPr>
        <w:t xml:space="preserve"> </w:t>
      </w:r>
      <w:proofErr w:type="spellStart"/>
      <w:r>
        <w:rPr>
          <w:rFonts w:ascii="Courier New" w:hAnsi="Courier New"/>
          <w:color w:val="0000FF"/>
          <w:w w:val="110"/>
          <w:sz w:val="20"/>
        </w:rPr>
        <w:t>save</w:t>
      </w:r>
      <w:proofErr w:type="spellEnd"/>
      <w:r>
        <w:rPr>
          <w:rFonts w:ascii="Courier New" w:hAnsi="Courier New"/>
          <w:color w:val="0000FF"/>
          <w:spacing w:val="-69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renómbrenlos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como</w:t>
      </w:r>
      <w:r>
        <w:rPr>
          <w:spacing w:val="59"/>
          <w:w w:val="110"/>
          <w:sz w:val="20"/>
        </w:rPr>
        <w:t xml:space="preserve"> </w:t>
      </w:r>
      <w:r>
        <w:rPr>
          <w:rFonts w:ascii="Courier New" w:hAnsi="Courier New"/>
          <w:color w:val="0000FF"/>
          <w:w w:val="110"/>
          <w:sz w:val="20"/>
        </w:rPr>
        <w:t>open01</w:t>
      </w:r>
      <w:r>
        <w:rPr>
          <w:rFonts w:ascii="Courier New" w:hAnsi="Courier New"/>
          <w:color w:val="0000FF"/>
          <w:spacing w:val="44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-7"/>
          <w:w w:val="110"/>
          <w:sz w:val="20"/>
        </w:rPr>
        <w:t xml:space="preserve"> </w:t>
      </w:r>
      <w:r>
        <w:rPr>
          <w:rFonts w:ascii="Courier New" w:hAnsi="Courier New"/>
          <w:color w:val="0000FF"/>
          <w:spacing w:val="-2"/>
          <w:w w:val="110"/>
          <w:sz w:val="20"/>
        </w:rPr>
        <w:t>save01</w:t>
      </w:r>
    </w:p>
    <w:p w14:paraId="6E65BC5F" w14:textId="77777777" w:rsidR="005854A4" w:rsidRDefault="00A65012">
      <w:pPr>
        <w:pStyle w:val="ListParagraph"/>
        <w:numPr>
          <w:ilvl w:val="0"/>
          <w:numId w:val="17"/>
        </w:numPr>
        <w:tabs>
          <w:tab w:val="left" w:pos="751"/>
        </w:tabs>
        <w:spacing w:before="20" w:line="249" w:lineRule="auto"/>
        <w:ind w:left="751" w:right="783"/>
        <w:rPr>
          <w:sz w:val="20"/>
        </w:rPr>
        <w:pPrChange w:id="30" w:author="Guest User" w:date="2025-11-21T17:30:00Z">
          <w:pPr>
            <w:pStyle w:val="ListParagraph"/>
            <w:numPr>
              <w:numId w:val="5"/>
            </w:numPr>
            <w:tabs>
              <w:tab w:val="left" w:pos="751"/>
            </w:tabs>
            <w:spacing w:before="20" w:line="249" w:lineRule="auto"/>
            <w:ind w:left="752" w:right="783"/>
          </w:pPr>
        </w:pPrChange>
      </w:pPr>
      <w:r>
        <w:rPr>
          <w:w w:val="110"/>
          <w:sz w:val="20"/>
        </w:rPr>
        <w:t>Perfeccionen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el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manejo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excepciones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los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 xml:space="preserve">métodos </w:t>
      </w:r>
      <w:r>
        <w:rPr>
          <w:rFonts w:ascii="Courier New" w:hAnsi="Courier New"/>
          <w:color w:val="0000FF"/>
          <w:w w:val="110"/>
          <w:sz w:val="20"/>
        </w:rPr>
        <w:t>open</w:t>
      </w:r>
      <w:r>
        <w:rPr>
          <w:rFonts w:ascii="Courier New" w:hAnsi="Courier New"/>
          <w:color w:val="0000FF"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-5"/>
          <w:w w:val="110"/>
          <w:sz w:val="20"/>
        </w:rPr>
        <w:t xml:space="preserve"> </w:t>
      </w:r>
      <w:proofErr w:type="spellStart"/>
      <w:r>
        <w:rPr>
          <w:rFonts w:ascii="Courier New" w:hAnsi="Courier New"/>
          <w:color w:val="0000FF"/>
          <w:w w:val="110"/>
          <w:sz w:val="20"/>
        </w:rPr>
        <w:t>save</w:t>
      </w:r>
      <w:proofErr w:type="spellEnd"/>
      <w:r>
        <w:rPr>
          <w:rFonts w:ascii="Courier New" w:hAnsi="Courier New"/>
          <w:color w:val="0000FF"/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detallando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los errores. No olviden pruebas de unidad.</w:t>
      </w:r>
    </w:p>
    <w:p w14:paraId="6E65BC60" w14:textId="77777777" w:rsidR="005854A4" w:rsidRDefault="00A65012">
      <w:pPr>
        <w:pStyle w:val="ListParagraph"/>
        <w:numPr>
          <w:ilvl w:val="0"/>
          <w:numId w:val="17"/>
        </w:numPr>
        <w:tabs>
          <w:tab w:val="left" w:pos="751"/>
        </w:tabs>
        <w:spacing w:before="1" w:line="249" w:lineRule="auto"/>
        <w:ind w:left="751" w:right="483"/>
        <w:rPr>
          <w:sz w:val="20"/>
        </w:rPr>
        <w:pPrChange w:id="31" w:author="Guest User" w:date="2025-11-21T17:30:00Z">
          <w:pPr>
            <w:pStyle w:val="ListParagraph"/>
            <w:numPr>
              <w:numId w:val="5"/>
            </w:numPr>
            <w:tabs>
              <w:tab w:val="left" w:pos="751"/>
            </w:tabs>
            <w:spacing w:before="1" w:line="249" w:lineRule="auto"/>
            <w:ind w:left="752" w:right="483"/>
          </w:pPr>
        </w:pPrChange>
      </w:pPr>
      <w:r>
        <w:rPr>
          <w:w w:val="110"/>
          <w:sz w:val="20"/>
        </w:rPr>
        <w:t>Realicen una prueba de aceptación para validar uno de los nuevos mensajes diseñados, ejecútenla y capturen la pantalla final.</w:t>
      </w:r>
    </w:p>
    <w:p w14:paraId="6E65BC61" w14:textId="77777777" w:rsidR="005854A4" w:rsidRDefault="00A65012">
      <w:pPr>
        <w:pStyle w:val="Heading1"/>
        <w:spacing w:before="225"/>
      </w:pPr>
      <w:r>
        <w:rPr>
          <w:w w:val="120"/>
        </w:rPr>
        <w:t>Perfeccionando</w:t>
      </w:r>
      <w:r>
        <w:rPr>
          <w:spacing w:val="-10"/>
          <w:w w:val="120"/>
        </w:rPr>
        <w:t xml:space="preserve"> </w:t>
      </w:r>
      <w:r>
        <w:rPr>
          <w:w w:val="120"/>
        </w:rPr>
        <w:t>importar</w:t>
      </w:r>
      <w:r>
        <w:rPr>
          <w:spacing w:val="-10"/>
          <w:w w:val="120"/>
        </w:rPr>
        <w:t xml:space="preserve"> </w:t>
      </w:r>
      <w:r>
        <w:rPr>
          <w:w w:val="120"/>
        </w:rPr>
        <w:t>y</w:t>
      </w:r>
      <w:r>
        <w:rPr>
          <w:spacing w:val="-9"/>
          <w:w w:val="120"/>
        </w:rPr>
        <w:t xml:space="preserve"> </w:t>
      </w:r>
      <w:r>
        <w:rPr>
          <w:spacing w:val="-2"/>
          <w:w w:val="120"/>
        </w:rPr>
        <w:t>exportar.</w:t>
      </w:r>
    </w:p>
    <w:p w14:paraId="6E65BC62" w14:textId="77777777" w:rsidR="005854A4" w:rsidRDefault="00A65012">
      <w:pPr>
        <w:spacing w:before="2"/>
        <w:ind w:left="31"/>
        <w:rPr>
          <w:b/>
          <w:sz w:val="16"/>
        </w:rPr>
      </w:pPr>
      <w:r>
        <w:rPr>
          <w:b/>
          <w:color w:val="FF0000"/>
          <w:w w:val="120"/>
          <w:sz w:val="16"/>
        </w:rPr>
        <w:t>[En</w:t>
      </w:r>
      <w:r>
        <w:rPr>
          <w:b/>
          <w:color w:val="FF0000"/>
          <w:spacing w:val="47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lab06.doc,</w:t>
      </w:r>
      <w:r>
        <w:rPr>
          <w:b/>
          <w:color w:val="FF0000"/>
          <w:spacing w:val="-5"/>
          <w:w w:val="120"/>
          <w:sz w:val="16"/>
        </w:rPr>
        <w:t xml:space="preserve"> </w:t>
      </w:r>
      <w:proofErr w:type="gramStart"/>
      <w:r>
        <w:rPr>
          <w:b/>
          <w:color w:val="FF0000"/>
          <w:w w:val="120"/>
          <w:sz w:val="16"/>
        </w:rPr>
        <w:t>*.asta</w:t>
      </w:r>
      <w:proofErr w:type="gramEnd"/>
      <w:r>
        <w:rPr>
          <w:b/>
          <w:color w:val="FF0000"/>
          <w:spacing w:val="-6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,</w:t>
      </w:r>
      <w:r>
        <w:rPr>
          <w:b/>
          <w:color w:val="FF0000"/>
          <w:spacing w:val="-7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ValleyErr.txt</w:t>
      </w:r>
      <w:r>
        <w:rPr>
          <w:b/>
          <w:color w:val="FF0000"/>
          <w:spacing w:val="-3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 xml:space="preserve">*.java] </w:t>
      </w:r>
      <w:r>
        <w:rPr>
          <w:b/>
          <w:color w:val="009900"/>
          <w:w w:val="120"/>
          <w:sz w:val="16"/>
        </w:rPr>
        <w:t>[NO</w:t>
      </w:r>
      <w:r>
        <w:rPr>
          <w:b/>
          <w:color w:val="009900"/>
          <w:spacing w:val="-5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OLVIDEN</w:t>
      </w:r>
      <w:r>
        <w:rPr>
          <w:b/>
          <w:color w:val="009900"/>
          <w:spacing w:val="-6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BDD</w:t>
      </w:r>
      <w:r>
        <w:rPr>
          <w:b/>
          <w:color w:val="009900"/>
          <w:spacing w:val="-5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y</w:t>
      </w:r>
      <w:r>
        <w:rPr>
          <w:b/>
          <w:color w:val="009900"/>
          <w:spacing w:val="-6"/>
          <w:w w:val="120"/>
          <w:sz w:val="16"/>
        </w:rPr>
        <w:t xml:space="preserve"> </w:t>
      </w:r>
      <w:r>
        <w:rPr>
          <w:b/>
          <w:color w:val="009900"/>
          <w:spacing w:val="-4"/>
          <w:w w:val="120"/>
          <w:sz w:val="16"/>
        </w:rPr>
        <w:t>MDD]</w:t>
      </w:r>
    </w:p>
    <w:p w14:paraId="6E65BC63" w14:textId="77777777" w:rsidR="005854A4" w:rsidRDefault="00A65012">
      <w:pPr>
        <w:pStyle w:val="ListParagraph"/>
        <w:numPr>
          <w:ilvl w:val="0"/>
          <w:numId w:val="16"/>
        </w:numPr>
        <w:tabs>
          <w:tab w:val="left" w:pos="750"/>
        </w:tabs>
        <w:spacing w:before="8"/>
        <w:ind w:left="750" w:hanging="359"/>
        <w:rPr>
          <w:sz w:val="20"/>
        </w:rPr>
        <w:pPrChange w:id="32" w:author="Guest User" w:date="2025-11-21T17:30:00Z">
          <w:pPr>
            <w:pStyle w:val="ListParagraph"/>
            <w:numPr>
              <w:numId w:val="4"/>
            </w:numPr>
            <w:tabs>
              <w:tab w:val="left" w:pos="750"/>
            </w:tabs>
            <w:spacing w:before="8"/>
            <w:ind w:left="750" w:hanging="359"/>
          </w:pPr>
        </w:pPrChange>
      </w:pPr>
      <w:r>
        <w:rPr>
          <w:w w:val="110"/>
          <w:sz w:val="20"/>
        </w:rPr>
        <w:t>Copien</w:t>
      </w:r>
      <w:r>
        <w:rPr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las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versiones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actuales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-5"/>
          <w:w w:val="110"/>
          <w:sz w:val="20"/>
        </w:rPr>
        <w:t xml:space="preserve"> </w:t>
      </w:r>
      <w:proofErr w:type="spellStart"/>
      <w:r>
        <w:rPr>
          <w:rFonts w:ascii="Courier New" w:hAnsi="Courier New"/>
          <w:color w:val="0000FF"/>
          <w:w w:val="110"/>
          <w:sz w:val="20"/>
        </w:rPr>
        <w:t>import</w:t>
      </w:r>
      <w:proofErr w:type="spellEnd"/>
      <w:r>
        <w:rPr>
          <w:rFonts w:ascii="Courier New" w:hAnsi="Courier New"/>
          <w:color w:val="0000FF"/>
          <w:spacing w:val="-28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-11"/>
          <w:w w:val="110"/>
          <w:sz w:val="20"/>
        </w:rPr>
        <w:t xml:space="preserve"> </w:t>
      </w:r>
      <w:proofErr w:type="spellStart"/>
      <w:r>
        <w:rPr>
          <w:rFonts w:ascii="Courier New" w:hAnsi="Courier New"/>
          <w:color w:val="0000FF"/>
          <w:w w:val="110"/>
          <w:sz w:val="20"/>
        </w:rPr>
        <w:t>export</w:t>
      </w:r>
      <w:proofErr w:type="spellEnd"/>
      <w:r>
        <w:rPr>
          <w:rFonts w:ascii="Courier New" w:hAnsi="Courier New"/>
          <w:color w:val="0000FF"/>
          <w:spacing w:val="-69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renómbrenlos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como</w:t>
      </w:r>
      <w:r>
        <w:rPr>
          <w:spacing w:val="47"/>
          <w:w w:val="110"/>
          <w:sz w:val="20"/>
        </w:rPr>
        <w:t xml:space="preserve"> </w:t>
      </w:r>
      <w:r>
        <w:rPr>
          <w:rFonts w:ascii="Courier New" w:hAnsi="Courier New"/>
          <w:color w:val="0000FF"/>
          <w:w w:val="110"/>
          <w:sz w:val="20"/>
        </w:rPr>
        <w:t>import01</w:t>
      </w:r>
      <w:r>
        <w:rPr>
          <w:rFonts w:ascii="Courier New" w:hAnsi="Courier New"/>
          <w:color w:val="0000FF"/>
          <w:spacing w:val="28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y</w:t>
      </w:r>
    </w:p>
    <w:p w14:paraId="6E65BC64" w14:textId="77777777" w:rsidR="005854A4" w:rsidRDefault="00A65012">
      <w:pPr>
        <w:pStyle w:val="BodyText"/>
        <w:spacing w:before="40"/>
        <w:ind w:firstLine="0"/>
        <w:rPr>
          <w:rFonts w:ascii="Courier New"/>
        </w:rPr>
      </w:pPr>
      <w:r>
        <w:rPr>
          <w:rFonts w:ascii="Courier New"/>
          <w:color w:val="0000FF"/>
          <w:spacing w:val="-2"/>
        </w:rPr>
        <w:t>export01</w:t>
      </w:r>
    </w:p>
    <w:p w14:paraId="6E65BC65" w14:textId="77777777" w:rsidR="005854A4" w:rsidRDefault="00A65012">
      <w:pPr>
        <w:pStyle w:val="ListParagraph"/>
        <w:numPr>
          <w:ilvl w:val="0"/>
          <w:numId w:val="16"/>
        </w:numPr>
        <w:tabs>
          <w:tab w:val="left" w:pos="751"/>
        </w:tabs>
        <w:spacing w:before="20" w:line="249" w:lineRule="auto"/>
        <w:ind w:left="751" w:right="485"/>
        <w:rPr>
          <w:sz w:val="20"/>
        </w:rPr>
        <w:pPrChange w:id="33" w:author="Guest User" w:date="2025-11-21T17:30:00Z">
          <w:pPr>
            <w:pStyle w:val="ListParagraph"/>
            <w:numPr>
              <w:numId w:val="4"/>
            </w:numPr>
            <w:tabs>
              <w:tab w:val="left" w:pos="751"/>
            </w:tabs>
            <w:spacing w:before="20" w:line="249" w:lineRule="auto"/>
            <w:ind w:left="752" w:right="485"/>
          </w:pPr>
        </w:pPrChange>
      </w:pPr>
      <w:r>
        <w:rPr>
          <w:w w:val="110"/>
          <w:sz w:val="20"/>
        </w:rPr>
        <w:t>Perfeccionen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el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manejo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excepciones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los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 xml:space="preserve">métodos </w:t>
      </w:r>
      <w:proofErr w:type="spellStart"/>
      <w:r>
        <w:rPr>
          <w:rFonts w:ascii="Courier New" w:hAnsi="Courier New"/>
          <w:color w:val="0000FF"/>
          <w:w w:val="110"/>
          <w:sz w:val="20"/>
        </w:rPr>
        <w:t>import</w:t>
      </w:r>
      <w:proofErr w:type="spellEnd"/>
      <w:r>
        <w:rPr>
          <w:rFonts w:ascii="Courier New" w:hAnsi="Courier New"/>
          <w:color w:val="0000FF"/>
          <w:spacing w:val="-69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-7"/>
          <w:w w:val="110"/>
          <w:sz w:val="20"/>
        </w:rPr>
        <w:t xml:space="preserve"> </w:t>
      </w:r>
      <w:proofErr w:type="spellStart"/>
      <w:r>
        <w:rPr>
          <w:rFonts w:ascii="Courier New" w:hAnsi="Courier New"/>
          <w:color w:val="0000FF"/>
          <w:w w:val="110"/>
          <w:sz w:val="20"/>
        </w:rPr>
        <w:t>export</w:t>
      </w:r>
      <w:proofErr w:type="spellEnd"/>
      <w:r>
        <w:rPr>
          <w:rFonts w:ascii="Courier New" w:hAnsi="Courier New"/>
          <w:color w:val="0000FF"/>
          <w:spacing w:val="-69"/>
          <w:w w:val="110"/>
          <w:sz w:val="20"/>
        </w:rPr>
        <w:t xml:space="preserve"> </w:t>
      </w:r>
      <w:r>
        <w:rPr>
          <w:w w:val="110"/>
          <w:sz w:val="20"/>
        </w:rPr>
        <w:t>detallando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los errores. No olviden pruebas de unidad.</w:t>
      </w:r>
    </w:p>
    <w:p w14:paraId="6E65BC66" w14:textId="77777777" w:rsidR="005854A4" w:rsidRDefault="00A65012">
      <w:pPr>
        <w:pStyle w:val="ListParagraph"/>
        <w:numPr>
          <w:ilvl w:val="0"/>
          <w:numId w:val="16"/>
        </w:numPr>
        <w:tabs>
          <w:tab w:val="left" w:pos="751"/>
        </w:tabs>
        <w:spacing w:before="1" w:line="249" w:lineRule="auto"/>
        <w:ind w:left="751" w:right="483"/>
        <w:rPr>
          <w:sz w:val="20"/>
        </w:rPr>
        <w:pPrChange w:id="34" w:author="Guest User" w:date="2025-11-21T17:30:00Z">
          <w:pPr>
            <w:pStyle w:val="ListParagraph"/>
            <w:numPr>
              <w:numId w:val="4"/>
            </w:numPr>
            <w:tabs>
              <w:tab w:val="left" w:pos="751"/>
            </w:tabs>
            <w:spacing w:before="1" w:line="249" w:lineRule="auto"/>
            <w:ind w:left="752" w:right="483"/>
          </w:pPr>
        </w:pPrChange>
      </w:pPr>
      <w:r>
        <w:rPr>
          <w:w w:val="110"/>
          <w:sz w:val="20"/>
        </w:rPr>
        <w:t>Realicen una prueba de aceptación para validar uno de los nuevos mensajes diseñados, ejecútenla y capturen la pantalla final.</w:t>
      </w:r>
    </w:p>
    <w:p w14:paraId="6E65BC67" w14:textId="77777777" w:rsidR="005854A4" w:rsidRDefault="005854A4">
      <w:pPr>
        <w:pStyle w:val="BodyText"/>
        <w:spacing w:before="37"/>
        <w:ind w:left="0" w:firstLine="0"/>
      </w:pPr>
    </w:p>
    <w:p w14:paraId="6E65BC68" w14:textId="77777777" w:rsidR="005854A4" w:rsidRDefault="00A65012">
      <w:pPr>
        <w:pStyle w:val="Heading1"/>
      </w:pPr>
      <w:r>
        <w:rPr>
          <w:w w:val="120"/>
        </w:rPr>
        <w:t>BONO.</w:t>
      </w:r>
      <w:r>
        <w:rPr>
          <w:spacing w:val="-10"/>
          <w:w w:val="120"/>
        </w:rPr>
        <w:t xml:space="preserve"> </w:t>
      </w:r>
      <w:r>
        <w:rPr>
          <w:w w:val="120"/>
        </w:rPr>
        <w:t>Perfeccionando</w:t>
      </w:r>
      <w:r>
        <w:rPr>
          <w:spacing w:val="-8"/>
          <w:w w:val="120"/>
        </w:rPr>
        <w:t xml:space="preserve"> </w:t>
      </w:r>
      <w:r>
        <w:rPr>
          <w:w w:val="120"/>
        </w:rPr>
        <w:t>importar.</w:t>
      </w:r>
      <w:r>
        <w:rPr>
          <w:spacing w:val="-8"/>
          <w:w w:val="120"/>
        </w:rPr>
        <w:t xml:space="preserve"> </w:t>
      </w:r>
      <w:r>
        <w:rPr>
          <w:w w:val="120"/>
        </w:rPr>
        <w:t>Hacia</w:t>
      </w:r>
      <w:r>
        <w:rPr>
          <w:spacing w:val="-8"/>
          <w:w w:val="120"/>
        </w:rPr>
        <w:t xml:space="preserve"> </w:t>
      </w:r>
      <w:r>
        <w:rPr>
          <w:w w:val="120"/>
        </w:rPr>
        <w:t>un</w:t>
      </w:r>
      <w:r>
        <w:rPr>
          <w:spacing w:val="-10"/>
          <w:w w:val="120"/>
        </w:rPr>
        <w:t xml:space="preserve"> </w:t>
      </w:r>
      <w:proofErr w:type="spellStart"/>
      <w:r>
        <w:rPr>
          <w:spacing w:val="-2"/>
          <w:w w:val="120"/>
        </w:rPr>
        <w:t>minicompilador</w:t>
      </w:r>
      <w:proofErr w:type="spellEnd"/>
      <w:r>
        <w:rPr>
          <w:spacing w:val="-2"/>
          <w:w w:val="120"/>
        </w:rPr>
        <w:t>.</w:t>
      </w:r>
    </w:p>
    <w:p w14:paraId="6E65BC69" w14:textId="77777777" w:rsidR="005854A4" w:rsidRDefault="00A65012">
      <w:pPr>
        <w:spacing w:before="2"/>
        <w:ind w:left="31"/>
        <w:rPr>
          <w:b/>
          <w:sz w:val="16"/>
        </w:rPr>
      </w:pPr>
      <w:r>
        <w:rPr>
          <w:b/>
          <w:color w:val="FF0000"/>
          <w:w w:val="120"/>
          <w:sz w:val="16"/>
        </w:rPr>
        <w:t>[En</w:t>
      </w:r>
      <w:r>
        <w:rPr>
          <w:b/>
          <w:color w:val="FF0000"/>
          <w:spacing w:val="47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lab06.doc,</w:t>
      </w:r>
      <w:r>
        <w:rPr>
          <w:b/>
          <w:color w:val="FF0000"/>
          <w:spacing w:val="-5"/>
          <w:w w:val="120"/>
          <w:sz w:val="16"/>
        </w:rPr>
        <w:t xml:space="preserve"> </w:t>
      </w:r>
      <w:proofErr w:type="gramStart"/>
      <w:r>
        <w:rPr>
          <w:b/>
          <w:color w:val="FF0000"/>
          <w:w w:val="120"/>
          <w:sz w:val="16"/>
        </w:rPr>
        <w:t>*.asta</w:t>
      </w:r>
      <w:proofErr w:type="gramEnd"/>
      <w:r>
        <w:rPr>
          <w:b/>
          <w:color w:val="FF0000"/>
          <w:spacing w:val="-6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,</w:t>
      </w:r>
      <w:r>
        <w:rPr>
          <w:b/>
          <w:color w:val="FF0000"/>
          <w:spacing w:val="-7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ValleyErr.txt</w:t>
      </w:r>
      <w:r>
        <w:rPr>
          <w:b/>
          <w:color w:val="FF0000"/>
          <w:spacing w:val="-3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 xml:space="preserve">*.java] </w:t>
      </w:r>
      <w:r>
        <w:rPr>
          <w:b/>
          <w:color w:val="009900"/>
          <w:w w:val="120"/>
          <w:sz w:val="16"/>
        </w:rPr>
        <w:t>[NO</w:t>
      </w:r>
      <w:r>
        <w:rPr>
          <w:b/>
          <w:color w:val="009900"/>
          <w:spacing w:val="-5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OLVIDEN</w:t>
      </w:r>
      <w:r>
        <w:rPr>
          <w:b/>
          <w:color w:val="009900"/>
          <w:spacing w:val="-6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BDD</w:t>
      </w:r>
      <w:r>
        <w:rPr>
          <w:b/>
          <w:color w:val="009900"/>
          <w:spacing w:val="-5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y</w:t>
      </w:r>
      <w:r>
        <w:rPr>
          <w:b/>
          <w:color w:val="009900"/>
          <w:spacing w:val="-6"/>
          <w:w w:val="120"/>
          <w:sz w:val="16"/>
        </w:rPr>
        <w:t xml:space="preserve"> </w:t>
      </w:r>
      <w:r>
        <w:rPr>
          <w:b/>
          <w:color w:val="009900"/>
          <w:spacing w:val="-4"/>
          <w:w w:val="120"/>
          <w:sz w:val="16"/>
        </w:rPr>
        <w:t>MDD]</w:t>
      </w:r>
    </w:p>
    <w:p w14:paraId="6E65BC6A" w14:textId="77777777" w:rsidR="005854A4" w:rsidRDefault="00A65012">
      <w:pPr>
        <w:pStyle w:val="ListParagraph"/>
        <w:numPr>
          <w:ilvl w:val="0"/>
          <w:numId w:val="15"/>
        </w:numPr>
        <w:tabs>
          <w:tab w:val="left" w:pos="750"/>
        </w:tabs>
        <w:spacing w:before="6"/>
        <w:ind w:left="750" w:hanging="359"/>
        <w:rPr>
          <w:sz w:val="20"/>
        </w:rPr>
        <w:pPrChange w:id="35" w:author="Guest User" w:date="2025-11-21T17:30:00Z">
          <w:pPr>
            <w:pStyle w:val="ListParagraph"/>
            <w:numPr>
              <w:numId w:val="3"/>
            </w:numPr>
            <w:tabs>
              <w:tab w:val="left" w:pos="750"/>
            </w:tabs>
            <w:spacing w:before="6"/>
            <w:ind w:left="750" w:hanging="359"/>
          </w:pPr>
        </w:pPrChange>
      </w:pPr>
      <w:r>
        <w:rPr>
          <w:w w:val="110"/>
          <w:sz w:val="20"/>
        </w:rPr>
        <w:t>Copien las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versiones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actuales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25"/>
          <w:w w:val="110"/>
          <w:sz w:val="20"/>
        </w:rPr>
        <w:t xml:space="preserve"> </w:t>
      </w:r>
      <w:proofErr w:type="spellStart"/>
      <w:r>
        <w:rPr>
          <w:rFonts w:ascii="Courier New" w:hAnsi="Courier New"/>
          <w:color w:val="0000FF"/>
          <w:w w:val="110"/>
          <w:sz w:val="20"/>
        </w:rPr>
        <w:t>import</w:t>
      </w:r>
      <w:proofErr w:type="spellEnd"/>
      <w:r>
        <w:rPr>
          <w:rFonts w:ascii="Courier New" w:hAnsi="Courier New"/>
          <w:color w:val="0000FF"/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19"/>
          <w:w w:val="110"/>
          <w:sz w:val="20"/>
        </w:rPr>
        <w:t xml:space="preserve"> </w:t>
      </w:r>
      <w:proofErr w:type="spellStart"/>
      <w:r>
        <w:rPr>
          <w:rFonts w:ascii="Courier New" w:hAnsi="Courier New"/>
          <w:color w:val="0000FF"/>
          <w:w w:val="110"/>
          <w:sz w:val="20"/>
        </w:rPr>
        <w:t>export</w:t>
      </w:r>
      <w:proofErr w:type="spellEnd"/>
      <w:r>
        <w:rPr>
          <w:rFonts w:ascii="Courier New" w:hAnsi="Courier New"/>
          <w:color w:val="0000FF"/>
          <w:spacing w:val="-37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renómbrenlos</w:t>
      </w:r>
      <w:r>
        <w:rPr>
          <w:spacing w:val="25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como</w:t>
      </w:r>
      <w:r>
        <w:rPr>
          <w:spacing w:val="22"/>
          <w:w w:val="110"/>
          <w:sz w:val="20"/>
        </w:rPr>
        <w:t xml:space="preserve">  </w:t>
      </w:r>
      <w:r>
        <w:rPr>
          <w:rFonts w:ascii="Courier New" w:hAnsi="Courier New"/>
          <w:color w:val="0000FF"/>
          <w:w w:val="110"/>
          <w:sz w:val="20"/>
        </w:rPr>
        <w:t>import</w:t>
      </w:r>
      <w:proofErr w:type="gramEnd"/>
      <w:r>
        <w:rPr>
          <w:rFonts w:ascii="Courier New" w:hAnsi="Courier New"/>
          <w:color w:val="0000FF"/>
          <w:w w:val="110"/>
          <w:sz w:val="20"/>
        </w:rPr>
        <w:t>02</w:t>
      </w:r>
      <w:r>
        <w:rPr>
          <w:rFonts w:ascii="Courier New" w:hAnsi="Courier New"/>
          <w:color w:val="0000FF"/>
          <w:spacing w:val="-35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y</w:t>
      </w:r>
    </w:p>
    <w:p w14:paraId="6E65BC6B" w14:textId="77777777" w:rsidR="005854A4" w:rsidRDefault="00A65012">
      <w:pPr>
        <w:pStyle w:val="BodyText"/>
        <w:spacing w:before="42"/>
        <w:ind w:firstLine="0"/>
        <w:rPr>
          <w:rFonts w:ascii="Courier New"/>
        </w:rPr>
      </w:pPr>
      <w:r>
        <w:rPr>
          <w:rFonts w:ascii="Courier New"/>
          <w:color w:val="0000FF"/>
          <w:spacing w:val="-2"/>
        </w:rPr>
        <w:t>export02</w:t>
      </w:r>
    </w:p>
    <w:p w14:paraId="6E65BC6C" w14:textId="77777777" w:rsidR="005854A4" w:rsidRDefault="00A65012">
      <w:pPr>
        <w:pStyle w:val="ListParagraph"/>
        <w:numPr>
          <w:ilvl w:val="0"/>
          <w:numId w:val="15"/>
        </w:numPr>
        <w:tabs>
          <w:tab w:val="left" w:pos="751"/>
        </w:tabs>
        <w:spacing w:before="26" w:line="244" w:lineRule="auto"/>
        <w:ind w:left="751" w:right="293"/>
        <w:jc w:val="both"/>
        <w:rPr>
          <w:sz w:val="20"/>
        </w:rPr>
        <w:pPrChange w:id="36" w:author="Guest User" w:date="2025-11-21T17:30:00Z">
          <w:pPr>
            <w:pStyle w:val="ListParagraph"/>
            <w:numPr>
              <w:numId w:val="3"/>
            </w:numPr>
            <w:tabs>
              <w:tab w:val="left" w:pos="751"/>
            </w:tabs>
            <w:spacing w:before="26" w:line="244" w:lineRule="auto"/>
            <w:ind w:left="752" w:right="293"/>
            <w:jc w:val="both"/>
          </w:pPr>
        </w:pPrChange>
      </w:pPr>
      <w:r>
        <w:rPr>
          <w:w w:val="110"/>
          <w:sz w:val="20"/>
        </w:rPr>
        <w:t xml:space="preserve">Perfeccionen el método </w:t>
      </w:r>
      <w:proofErr w:type="spellStart"/>
      <w:r>
        <w:rPr>
          <w:rFonts w:ascii="Courier New" w:hAnsi="Courier New"/>
          <w:b/>
          <w:color w:val="6666FF"/>
          <w:w w:val="110"/>
          <w:sz w:val="20"/>
        </w:rPr>
        <w:t>import</w:t>
      </w:r>
      <w:proofErr w:type="spellEnd"/>
      <w:r>
        <w:rPr>
          <w:rFonts w:ascii="Courier New" w:hAnsi="Courier New"/>
          <w:b/>
          <w:color w:val="6666FF"/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para que, además de los errores generales,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en las excepciones indique el detalle de los errores encontrados en el archivo (como un compilador</w:t>
      </w:r>
      <w:proofErr w:type="gramStart"/>
      <w:r>
        <w:rPr>
          <w:w w:val="110"/>
          <w:sz w:val="20"/>
        </w:rPr>
        <w:t>) :</w:t>
      </w:r>
      <w:proofErr w:type="gramEnd"/>
      <w:r>
        <w:rPr>
          <w:w w:val="110"/>
          <w:sz w:val="20"/>
        </w:rPr>
        <w:t xml:space="preserve"> número de línea donde se encontró el error, palabra que tiene el error y causa de error.</w:t>
      </w:r>
    </w:p>
    <w:p w14:paraId="6E65BC6D" w14:textId="77777777" w:rsidR="005854A4" w:rsidRDefault="00A65012">
      <w:pPr>
        <w:pStyle w:val="ListParagraph"/>
        <w:numPr>
          <w:ilvl w:val="0"/>
          <w:numId w:val="15"/>
        </w:numPr>
        <w:tabs>
          <w:tab w:val="left" w:pos="751"/>
        </w:tabs>
        <w:spacing w:before="7" w:line="252" w:lineRule="auto"/>
        <w:ind w:left="751" w:right="295"/>
        <w:jc w:val="both"/>
        <w:rPr>
          <w:sz w:val="20"/>
        </w:rPr>
        <w:pPrChange w:id="37" w:author="Guest User" w:date="2025-11-21T17:30:00Z">
          <w:pPr>
            <w:pStyle w:val="ListParagraph"/>
            <w:numPr>
              <w:numId w:val="3"/>
            </w:numPr>
            <w:tabs>
              <w:tab w:val="left" w:pos="751"/>
            </w:tabs>
            <w:spacing w:before="7" w:line="252" w:lineRule="auto"/>
            <w:ind w:left="752" w:right="295"/>
            <w:jc w:val="both"/>
          </w:pPr>
        </w:pPrChange>
      </w:pPr>
      <w:r>
        <w:rPr>
          <w:w w:val="110"/>
          <w:sz w:val="20"/>
        </w:rPr>
        <w:t xml:space="preserve">Escriban otro archivo con errores, llámelo </w:t>
      </w:r>
      <w:r>
        <w:rPr>
          <w:color w:val="0000FF"/>
          <w:w w:val="110"/>
          <w:sz w:val="20"/>
        </w:rPr>
        <w:t xml:space="preserve">ValleyErr.txt, </w:t>
      </w:r>
      <w:r>
        <w:rPr>
          <w:w w:val="110"/>
          <w:sz w:val="20"/>
        </w:rPr>
        <w:t>para ir arreglándolo con ayuda de su “importador”. Presente las pantallas que contengan los errores.</w:t>
      </w:r>
    </w:p>
    <w:p w14:paraId="6E65BC6E" w14:textId="77777777" w:rsidR="005854A4" w:rsidRDefault="00A65012">
      <w:pPr>
        <w:pStyle w:val="Heading1"/>
        <w:spacing w:before="223"/>
      </w:pPr>
      <w:r>
        <w:rPr>
          <w:w w:val="120"/>
        </w:rPr>
        <w:t>BONO.</w:t>
      </w:r>
      <w:r>
        <w:rPr>
          <w:spacing w:val="-11"/>
          <w:w w:val="120"/>
        </w:rPr>
        <w:t xml:space="preserve"> </w:t>
      </w:r>
      <w:r>
        <w:rPr>
          <w:w w:val="120"/>
        </w:rPr>
        <w:t>Perfeccionando</w:t>
      </w:r>
      <w:r>
        <w:rPr>
          <w:spacing w:val="-9"/>
          <w:w w:val="120"/>
        </w:rPr>
        <w:t xml:space="preserve"> </w:t>
      </w:r>
      <w:r>
        <w:rPr>
          <w:w w:val="120"/>
        </w:rPr>
        <w:t>importar.</w:t>
      </w:r>
      <w:r>
        <w:rPr>
          <w:spacing w:val="-9"/>
          <w:w w:val="120"/>
        </w:rPr>
        <w:t xml:space="preserve"> </w:t>
      </w:r>
      <w:r>
        <w:rPr>
          <w:w w:val="120"/>
        </w:rPr>
        <w:t>Hacia</w:t>
      </w:r>
      <w:r>
        <w:rPr>
          <w:spacing w:val="-10"/>
          <w:w w:val="120"/>
        </w:rPr>
        <w:t xml:space="preserve"> </w:t>
      </w:r>
      <w:r>
        <w:rPr>
          <w:w w:val="120"/>
        </w:rPr>
        <w:t>un</w:t>
      </w:r>
      <w:r>
        <w:rPr>
          <w:spacing w:val="-11"/>
          <w:w w:val="120"/>
        </w:rPr>
        <w:t xml:space="preserve"> </w:t>
      </w:r>
      <w:proofErr w:type="spellStart"/>
      <w:r>
        <w:rPr>
          <w:w w:val="120"/>
        </w:rPr>
        <w:t>minicompilador</w:t>
      </w:r>
      <w:proofErr w:type="spellEnd"/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flexible.</w:t>
      </w:r>
    </w:p>
    <w:p w14:paraId="6E65BC6F" w14:textId="77777777" w:rsidR="005854A4" w:rsidRDefault="00A65012">
      <w:pPr>
        <w:spacing w:before="1"/>
        <w:ind w:left="31"/>
        <w:rPr>
          <w:b/>
          <w:sz w:val="16"/>
        </w:rPr>
      </w:pPr>
      <w:r>
        <w:rPr>
          <w:b/>
          <w:color w:val="FF0000"/>
          <w:w w:val="120"/>
          <w:sz w:val="16"/>
        </w:rPr>
        <w:t>[En</w:t>
      </w:r>
      <w:r>
        <w:rPr>
          <w:b/>
          <w:color w:val="FF0000"/>
          <w:spacing w:val="46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lab06.doc,</w:t>
      </w:r>
      <w:r>
        <w:rPr>
          <w:b/>
          <w:color w:val="FF0000"/>
          <w:spacing w:val="-5"/>
          <w:w w:val="120"/>
          <w:sz w:val="16"/>
        </w:rPr>
        <w:t xml:space="preserve"> </w:t>
      </w:r>
      <w:proofErr w:type="gramStart"/>
      <w:r>
        <w:rPr>
          <w:b/>
          <w:color w:val="FF0000"/>
          <w:w w:val="120"/>
          <w:sz w:val="16"/>
        </w:rPr>
        <w:t>*.asta</w:t>
      </w:r>
      <w:proofErr w:type="gramEnd"/>
      <w:r>
        <w:rPr>
          <w:b/>
          <w:color w:val="FF0000"/>
          <w:spacing w:val="-6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,</w:t>
      </w:r>
      <w:r>
        <w:rPr>
          <w:b/>
          <w:color w:val="FF0000"/>
          <w:spacing w:val="-6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valleyFlex.txt</w:t>
      </w:r>
      <w:r>
        <w:rPr>
          <w:b/>
          <w:color w:val="FF0000"/>
          <w:spacing w:val="-4"/>
          <w:w w:val="120"/>
          <w:sz w:val="16"/>
        </w:rPr>
        <w:t xml:space="preserve"> </w:t>
      </w:r>
      <w:r>
        <w:rPr>
          <w:b/>
          <w:color w:val="FF0000"/>
          <w:w w:val="120"/>
          <w:sz w:val="16"/>
        </w:rPr>
        <w:t>*.java]</w:t>
      </w:r>
      <w:r>
        <w:rPr>
          <w:b/>
          <w:color w:val="FF0000"/>
          <w:spacing w:val="51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[NO</w:t>
      </w:r>
      <w:r>
        <w:rPr>
          <w:b/>
          <w:color w:val="009900"/>
          <w:spacing w:val="-6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OLVIDEN</w:t>
      </w:r>
      <w:r>
        <w:rPr>
          <w:b/>
          <w:color w:val="009900"/>
          <w:spacing w:val="-6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BDD</w:t>
      </w:r>
      <w:r>
        <w:rPr>
          <w:b/>
          <w:color w:val="009900"/>
          <w:spacing w:val="-6"/>
          <w:w w:val="120"/>
          <w:sz w:val="16"/>
        </w:rPr>
        <w:t xml:space="preserve"> </w:t>
      </w:r>
      <w:r>
        <w:rPr>
          <w:b/>
          <w:color w:val="009900"/>
          <w:w w:val="120"/>
          <w:sz w:val="16"/>
        </w:rPr>
        <w:t>y</w:t>
      </w:r>
      <w:r>
        <w:rPr>
          <w:b/>
          <w:color w:val="009900"/>
          <w:spacing w:val="-6"/>
          <w:w w:val="120"/>
          <w:sz w:val="16"/>
        </w:rPr>
        <w:t xml:space="preserve"> </w:t>
      </w:r>
      <w:r>
        <w:rPr>
          <w:b/>
          <w:color w:val="009900"/>
          <w:spacing w:val="-4"/>
          <w:w w:val="120"/>
          <w:sz w:val="16"/>
        </w:rPr>
        <w:t>MDD]</w:t>
      </w:r>
    </w:p>
    <w:p w14:paraId="6E65BC70" w14:textId="77777777" w:rsidR="005854A4" w:rsidRDefault="00A65012">
      <w:pPr>
        <w:pStyle w:val="ListParagraph"/>
        <w:numPr>
          <w:ilvl w:val="0"/>
          <w:numId w:val="14"/>
        </w:numPr>
        <w:tabs>
          <w:tab w:val="left" w:pos="750"/>
        </w:tabs>
        <w:spacing w:before="7"/>
        <w:ind w:left="750" w:hanging="359"/>
        <w:rPr>
          <w:sz w:val="20"/>
        </w:rPr>
        <w:pPrChange w:id="38" w:author="Guest User" w:date="2025-11-21T17:30:00Z">
          <w:pPr>
            <w:pStyle w:val="ListParagraph"/>
            <w:numPr>
              <w:numId w:val="2"/>
            </w:numPr>
            <w:tabs>
              <w:tab w:val="left" w:pos="750"/>
            </w:tabs>
            <w:spacing w:before="7"/>
            <w:ind w:left="750" w:hanging="359"/>
          </w:pPr>
        </w:pPrChange>
      </w:pPr>
      <w:r>
        <w:rPr>
          <w:w w:val="110"/>
          <w:sz w:val="20"/>
        </w:rPr>
        <w:t>Copien</w:t>
      </w:r>
      <w:r>
        <w:rPr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las</w:t>
      </w:r>
      <w:r>
        <w:rPr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versiones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actuales</w:t>
      </w:r>
      <w:r>
        <w:rPr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-7"/>
          <w:w w:val="110"/>
          <w:sz w:val="20"/>
        </w:rPr>
        <w:t xml:space="preserve"> </w:t>
      </w:r>
      <w:proofErr w:type="spellStart"/>
      <w:r>
        <w:rPr>
          <w:rFonts w:ascii="Courier New" w:hAnsi="Courier New"/>
          <w:color w:val="0000FF"/>
          <w:w w:val="110"/>
          <w:sz w:val="20"/>
        </w:rPr>
        <w:t>import</w:t>
      </w:r>
      <w:proofErr w:type="spellEnd"/>
      <w:r>
        <w:rPr>
          <w:rFonts w:ascii="Courier New" w:hAnsi="Courier New"/>
          <w:color w:val="0000FF"/>
          <w:spacing w:val="-30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-11"/>
          <w:w w:val="110"/>
          <w:sz w:val="20"/>
        </w:rPr>
        <w:t xml:space="preserve"> </w:t>
      </w:r>
      <w:proofErr w:type="spellStart"/>
      <w:r>
        <w:rPr>
          <w:rFonts w:ascii="Courier New" w:hAnsi="Courier New"/>
          <w:color w:val="0000FF"/>
          <w:w w:val="110"/>
          <w:sz w:val="20"/>
        </w:rPr>
        <w:t>export</w:t>
      </w:r>
      <w:proofErr w:type="spellEnd"/>
      <w:r>
        <w:rPr>
          <w:rFonts w:ascii="Courier New" w:hAnsi="Courier New"/>
          <w:color w:val="0000FF"/>
          <w:spacing w:val="-69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renómbrenlos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como</w:t>
      </w:r>
      <w:r>
        <w:rPr>
          <w:spacing w:val="45"/>
          <w:w w:val="110"/>
          <w:sz w:val="20"/>
        </w:rPr>
        <w:t xml:space="preserve"> </w:t>
      </w:r>
      <w:r>
        <w:rPr>
          <w:rFonts w:ascii="Courier New" w:hAnsi="Courier New"/>
          <w:color w:val="0000FF"/>
          <w:w w:val="110"/>
          <w:sz w:val="20"/>
        </w:rPr>
        <w:t>import03</w:t>
      </w:r>
      <w:r>
        <w:rPr>
          <w:rFonts w:ascii="Courier New" w:hAnsi="Courier New"/>
          <w:color w:val="0000FF"/>
          <w:spacing w:val="-69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y</w:t>
      </w:r>
    </w:p>
    <w:p w14:paraId="6E65BC71" w14:textId="77777777" w:rsidR="005854A4" w:rsidRDefault="00A65012">
      <w:pPr>
        <w:pStyle w:val="BodyText"/>
        <w:spacing w:before="41"/>
        <w:ind w:firstLine="0"/>
        <w:rPr>
          <w:rFonts w:ascii="Courier New"/>
        </w:rPr>
      </w:pPr>
      <w:r>
        <w:rPr>
          <w:rFonts w:ascii="Courier New"/>
          <w:color w:val="0000FF"/>
          <w:spacing w:val="-2"/>
        </w:rPr>
        <w:t>export03</w:t>
      </w:r>
    </w:p>
    <w:p w14:paraId="6E65BC72" w14:textId="77777777" w:rsidR="005854A4" w:rsidRDefault="00A65012">
      <w:pPr>
        <w:pStyle w:val="ListParagraph"/>
        <w:numPr>
          <w:ilvl w:val="0"/>
          <w:numId w:val="14"/>
        </w:numPr>
        <w:tabs>
          <w:tab w:val="left" w:pos="751"/>
        </w:tabs>
        <w:spacing w:before="18" w:line="252" w:lineRule="auto"/>
        <w:ind w:left="751" w:right="458"/>
        <w:rPr>
          <w:sz w:val="20"/>
        </w:rPr>
        <w:pPrChange w:id="39" w:author="Guest User" w:date="2025-11-21T17:30:00Z">
          <w:pPr>
            <w:pStyle w:val="ListParagraph"/>
            <w:numPr>
              <w:numId w:val="2"/>
            </w:numPr>
            <w:tabs>
              <w:tab w:val="left" w:pos="751"/>
            </w:tabs>
            <w:spacing w:before="18" w:line="252" w:lineRule="auto"/>
            <w:ind w:left="752" w:right="458"/>
          </w:pPr>
        </w:pPrChange>
      </w:pPr>
      <w:r>
        <w:rPr>
          <w:w w:val="110"/>
          <w:sz w:val="20"/>
        </w:rPr>
        <w:t>Perfeccionen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los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métodos</w:t>
      </w:r>
      <w:r>
        <w:rPr>
          <w:spacing w:val="-2"/>
          <w:w w:val="110"/>
          <w:sz w:val="20"/>
        </w:rPr>
        <w:t xml:space="preserve"> </w:t>
      </w:r>
      <w:proofErr w:type="spellStart"/>
      <w:r>
        <w:rPr>
          <w:rFonts w:ascii="Courier New" w:hAnsi="Courier New"/>
          <w:color w:val="0000FF"/>
          <w:w w:val="110"/>
          <w:sz w:val="20"/>
        </w:rPr>
        <w:t>import</w:t>
      </w:r>
      <w:proofErr w:type="spellEnd"/>
      <w:r>
        <w:rPr>
          <w:rFonts w:ascii="Courier New" w:hAnsi="Courier New"/>
          <w:color w:val="0000FF"/>
          <w:spacing w:val="-69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-6"/>
          <w:w w:val="110"/>
          <w:sz w:val="20"/>
        </w:rPr>
        <w:t xml:space="preserve"> </w:t>
      </w:r>
      <w:proofErr w:type="spellStart"/>
      <w:r>
        <w:rPr>
          <w:rFonts w:ascii="Courier New" w:hAnsi="Courier New"/>
          <w:color w:val="0000FF"/>
          <w:w w:val="110"/>
          <w:sz w:val="20"/>
        </w:rPr>
        <w:t>export</w:t>
      </w:r>
      <w:proofErr w:type="spellEnd"/>
      <w:r>
        <w:rPr>
          <w:rFonts w:ascii="Courier New" w:hAnsi="Courier New"/>
          <w:color w:val="0000FF"/>
          <w:spacing w:val="-69"/>
          <w:w w:val="110"/>
          <w:sz w:val="20"/>
        </w:rPr>
        <w:t xml:space="preserve"> </w:t>
      </w:r>
      <w:r>
        <w:rPr>
          <w:w w:val="110"/>
          <w:sz w:val="20"/>
        </w:rPr>
        <w:t>para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que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pueda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servir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para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cualquier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tipo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de elementos creados en el futuro. No olviden pruebas de unidad.</w:t>
      </w:r>
    </w:p>
    <w:p w14:paraId="6E65BC73" w14:textId="77777777" w:rsidR="005854A4" w:rsidRDefault="00A65012">
      <w:pPr>
        <w:pStyle w:val="BodyText"/>
        <w:spacing w:line="221" w:lineRule="exact"/>
        <w:ind w:firstLine="0"/>
      </w:pPr>
      <w:r>
        <w:rPr>
          <w:color w:val="0000FF"/>
          <w:spacing w:val="-2"/>
          <w:w w:val="115"/>
        </w:rPr>
        <w:t>(Investiguen</w:t>
      </w:r>
      <w:r>
        <w:rPr>
          <w:color w:val="0000FF"/>
          <w:spacing w:val="-9"/>
          <w:w w:val="115"/>
        </w:rPr>
        <w:t xml:space="preserve"> </w:t>
      </w:r>
      <w:r>
        <w:rPr>
          <w:color w:val="0000FF"/>
          <w:spacing w:val="-2"/>
          <w:w w:val="115"/>
        </w:rPr>
        <w:t>cómo</w:t>
      </w:r>
      <w:r>
        <w:rPr>
          <w:color w:val="0000FF"/>
          <w:spacing w:val="-9"/>
          <w:w w:val="115"/>
        </w:rPr>
        <w:t xml:space="preserve"> </w:t>
      </w:r>
      <w:r>
        <w:rPr>
          <w:color w:val="0000FF"/>
          <w:spacing w:val="-2"/>
          <w:w w:val="115"/>
        </w:rPr>
        <w:t>crear</w:t>
      </w:r>
      <w:r>
        <w:rPr>
          <w:color w:val="0000FF"/>
          <w:spacing w:val="-10"/>
          <w:w w:val="115"/>
        </w:rPr>
        <w:t xml:space="preserve"> </w:t>
      </w:r>
      <w:r>
        <w:rPr>
          <w:color w:val="0000FF"/>
          <w:spacing w:val="-2"/>
          <w:w w:val="115"/>
        </w:rPr>
        <w:t>un</w:t>
      </w:r>
      <w:r>
        <w:rPr>
          <w:color w:val="0000FF"/>
          <w:spacing w:val="-9"/>
          <w:w w:val="115"/>
        </w:rPr>
        <w:t xml:space="preserve"> </w:t>
      </w:r>
      <w:r>
        <w:rPr>
          <w:color w:val="0000FF"/>
          <w:spacing w:val="-2"/>
          <w:w w:val="115"/>
        </w:rPr>
        <w:t>objeto</w:t>
      </w:r>
      <w:r>
        <w:rPr>
          <w:color w:val="0000FF"/>
          <w:spacing w:val="-10"/>
          <w:w w:val="115"/>
        </w:rPr>
        <w:t xml:space="preserve"> </w:t>
      </w:r>
      <w:r>
        <w:rPr>
          <w:color w:val="0000FF"/>
          <w:spacing w:val="-2"/>
          <w:w w:val="115"/>
        </w:rPr>
        <w:t>de</w:t>
      </w:r>
      <w:r>
        <w:rPr>
          <w:color w:val="0000FF"/>
          <w:spacing w:val="-9"/>
          <w:w w:val="115"/>
        </w:rPr>
        <w:t xml:space="preserve"> </w:t>
      </w:r>
      <w:r>
        <w:rPr>
          <w:color w:val="0000FF"/>
          <w:spacing w:val="-2"/>
          <w:w w:val="115"/>
        </w:rPr>
        <w:t>una</w:t>
      </w:r>
      <w:r>
        <w:rPr>
          <w:color w:val="0000FF"/>
          <w:spacing w:val="-11"/>
          <w:w w:val="115"/>
        </w:rPr>
        <w:t xml:space="preserve"> </w:t>
      </w:r>
      <w:r>
        <w:rPr>
          <w:color w:val="0000FF"/>
          <w:spacing w:val="-2"/>
          <w:w w:val="115"/>
        </w:rPr>
        <w:t>clase</w:t>
      </w:r>
      <w:r>
        <w:rPr>
          <w:color w:val="0000FF"/>
          <w:spacing w:val="-9"/>
          <w:w w:val="115"/>
        </w:rPr>
        <w:t xml:space="preserve"> </w:t>
      </w:r>
      <w:r>
        <w:rPr>
          <w:color w:val="0000FF"/>
          <w:spacing w:val="-2"/>
          <w:w w:val="115"/>
        </w:rPr>
        <w:t>dado</w:t>
      </w:r>
      <w:r>
        <w:rPr>
          <w:color w:val="0000FF"/>
          <w:spacing w:val="-9"/>
          <w:w w:val="115"/>
        </w:rPr>
        <w:t xml:space="preserve"> </w:t>
      </w:r>
      <w:r>
        <w:rPr>
          <w:color w:val="0000FF"/>
          <w:spacing w:val="-2"/>
          <w:w w:val="115"/>
        </w:rPr>
        <w:t>su</w:t>
      </w:r>
      <w:r>
        <w:rPr>
          <w:color w:val="0000FF"/>
          <w:spacing w:val="-11"/>
          <w:w w:val="115"/>
        </w:rPr>
        <w:t xml:space="preserve"> </w:t>
      </w:r>
      <w:r>
        <w:rPr>
          <w:color w:val="0000FF"/>
          <w:spacing w:val="-2"/>
          <w:w w:val="115"/>
        </w:rPr>
        <w:t>nombre)</w:t>
      </w:r>
    </w:p>
    <w:p w14:paraId="6E65BC74" w14:textId="77777777" w:rsidR="005854A4" w:rsidRDefault="00A65012">
      <w:pPr>
        <w:pStyle w:val="ListParagraph"/>
        <w:numPr>
          <w:ilvl w:val="0"/>
          <w:numId w:val="14"/>
        </w:numPr>
        <w:tabs>
          <w:tab w:val="left" w:pos="751"/>
        </w:tabs>
        <w:spacing w:before="10" w:line="249" w:lineRule="auto"/>
        <w:ind w:left="751" w:right="646"/>
        <w:rPr>
          <w:sz w:val="20"/>
        </w:rPr>
        <w:pPrChange w:id="40" w:author="Guest User" w:date="2025-11-21T17:30:00Z">
          <w:pPr>
            <w:pStyle w:val="ListParagraph"/>
            <w:numPr>
              <w:numId w:val="2"/>
            </w:numPr>
            <w:tabs>
              <w:tab w:val="left" w:pos="751"/>
            </w:tabs>
            <w:spacing w:before="10" w:line="249" w:lineRule="auto"/>
            <w:ind w:left="752" w:right="646"/>
          </w:pPr>
        </w:pPrChange>
      </w:pPr>
      <w:r>
        <w:rPr>
          <w:w w:val="110"/>
          <w:sz w:val="20"/>
        </w:rPr>
        <w:t>Escriban</w:t>
      </w:r>
      <w:r>
        <w:rPr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otro</w:t>
      </w:r>
      <w:r>
        <w:rPr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archivo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pruebas,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llámelo</w:t>
      </w:r>
      <w:r>
        <w:rPr>
          <w:spacing w:val="-17"/>
          <w:w w:val="110"/>
          <w:sz w:val="20"/>
        </w:rPr>
        <w:t xml:space="preserve"> </w:t>
      </w:r>
      <w:r>
        <w:rPr>
          <w:rFonts w:ascii="Courier New" w:hAnsi="Courier New"/>
          <w:color w:val="0000FF"/>
          <w:w w:val="110"/>
          <w:sz w:val="20"/>
        </w:rPr>
        <w:t>ValleyErrG.txt</w:t>
      </w:r>
      <w:r>
        <w:rPr>
          <w:color w:val="0000FF"/>
          <w:w w:val="110"/>
          <w:sz w:val="20"/>
        </w:rPr>
        <w:t>,</w:t>
      </w:r>
      <w:r>
        <w:rPr>
          <w:color w:val="0000FF"/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para</w:t>
      </w:r>
      <w:r>
        <w:rPr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probar</w:t>
      </w:r>
      <w:r>
        <w:rPr>
          <w:spacing w:val="-17"/>
          <w:w w:val="110"/>
          <w:sz w:val="20"/>
        </w:rPr>
        <w:t xml:space="preserve"> </w:t>
      </w:r>
      <w:r>
        <w:rPr>
          <w:w w:val="110"/>
          <w:sz w:val="20"/>
        </w:rPr>
        <w:t>la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flexibilidad. Presente las pantallas que contenga un error significativo.</w:t>
      </w:r>
    </w:p>
    <w:p w14:paraId="6E65BC75" w14:textId="77777777" w:rsidR="005854A4" w:rsidRDefault="005854A4">
      <w:pPr>
        <w:pStyle w:val="ListParagraph"/>
        <w:spacing w:line="249" w:lineRule="auto"/>
        <w:rPr>
          <w:sz w:val="20"/>
        </w:rPr>
        <w:sectPr w:rsidR="005854A4">
          <w:pgSz w:w="12240" w:h="15840"/>
          <w:pgMar w:top="920" w:right="720" w:bottom="280" w:left="1440" w:header="720" w:footer="720" w:gutter="0"/>
          <w:cols w:space="720"/>
        </w:sectPr>
      </w:pPr>
    </w:p>
    <w:p w14:paraId="6E65BC76" w14:textId="77777777" w:rsidR="005854A4" w:rsidRDefault="00A65012">
      <w:pPr>
        <w:spacing w:before="81"/>
        <w:ind w:left="31"/>
        <w:rPr>
          <w:b/>
        </w:rPr>
      </w:pPr>
      <w:r>
        <w:rPr>
          <w:b/>
          <w:spacing w:val="-2"/>
          <w:w w:val="120"/>
        </w:rPr>
        <w:lastRenderedPageBreak/>
        <w:t>RETROSPECTIVA</w:t>
      </w:r>
    </w:p>
    <w:p w14:paraId="6E65BC77" w14:textId="77777777" w:rsidR="005854A4" w:rsidRDefault="00A65012">
      <w:pPr>
        <w:pStyle w:val="ListParagraph"/>
        <w:numPr>
          <w:ilvl w:val="0"/>
          <w:numId w:val="13"/>
        </w:numPr>
        <w:tabs>
          <w:tab w:val="left" w:pos="739"/>
        </w:tabs>
        <w:spacing w:before="1"/>
        <w:ind w:left="739" w:hanging="348"/>
        <w:rPr>
          <w:sz w:val="20"/>
        </w:rPr>
        <w:pPrChange w:id="41" w:author="Guest User" w:date="2025-11-21T17:30:00Z">
          <w:pPr>
            <w:pStyle w:val="ListParagraph"/>
            <w:numPr>
              <w:numId w:val="1"/>
            </w:numPr>
            <w:tabs>
              <w:tab w:val="left" w:pos="739"/>
            </w:tabs>
            <w:spacing w:before="1"/>
            <w:ind w:left="739" w:hanging="348"/>
          </w:pPr>
        </w:pPrChange>
      </w:pPr>
      <w:r>
        <w:rPr>
          <w:w w:val="110"/>
          <w:sz w:val="20"/>
        </w:rPr>
        <w:t>¿Cuál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fue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el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tiempo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total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invertido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en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el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laboratorio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por cada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uno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-2"/>
          <w:w w:val="110"/>
          <w:sz w:val="20"/>
        </w:rPr>
        <w:t xml:space="preserve"> ustedes</w:t>
      </w:r>
    </w:p>
    <w:p w14:paraId="6E65BC78" w14:textId="77777777" w:rsidR="005854A4" w:rsidRDefault="00A65012">
      <w:pPr>
        <w:pStyle w:val="BodyText"/>
        <w:spacing w:before="2" w:line="232" w:lineRule="exact"/>
        <w:ind w:firstLine="0"/>
      </w:pPr>
      <w:proofErr w:type="gramStart"/>
      <w:r>
        <w:rPr>
          <w:spacing w:val="-2"/>
          <w:w w:val="110"/>
        </w:rPr>
        <w:t>?(</w:t>
      </w:r>
      <w:proofErr w:type="gramEnd"/>
      <w:r>
        <w:rPr>
          <w:spacing w:val="-2"/>
          <w:w w:val="110"/>
        </w:rPr>
        <w:t>Horas/Hombre)</w:t>
      </w:r>
    </w:p>
    <w:p w14:paraId="6E65BC79" w14:textId="77777777" w:rsidR="005854A4" w:rsidRDefault="00A65012">
      <w:pPr>
        <w:pStyle w:val="ListParagraph"/>
        <w:numPr>
          <w:ilvl w:val="0"/>
          <w:numId w:val="13"/>
        </w:numPr>
        <w:tabs>
          <w:tab w:val="left" w:pos="739"/>
        </w:tabs>
        <w:ind w:left="739" w:hanging="348"/>
        <w:rPr>
          <w:sz w:val="20"/>
        </w:rPr>
        <w:pPrChange w:id="42" w:author="Guest User" w:date="2025-11-21T17:30:00Z">
          <w:pPr>
            <w:pStyle w:val="ListParagraph"/>
            <w:numPr>
              <w:numId w:val="1"/>
            </w:numPr>
            <w:tabs>
              <w:tab w:val="left" w:pos="739"/>
            </w:tabs>
            <w:ind w:left="739" w:hanging="348"/>
          </w:pPr>
        </w:pPrChange>
      </w:pPr>
      <w:r>
        <w:rPr>
          <w:w w:val="110"/>
          <w:sz w:val="20"/>
        </w:rPr>
        <w:t>¿Cuál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es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el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estado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actual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del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laboratorio?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¿Por</w:t>
      </w:r>
      <w:r>
        <w:rPr>
          <w:spacing w:val="6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qué?</w:t>
      </w:r>
    </w:p>
    <w:p w14:paraId="6E65BC7A" w14:textId="77777777" w:rsidR="005854A4" w:rsidRDefault="00A65012">
      <w:pPr>
        <w:pStyle w:val="ListParagraph"/>
        <w:numPr>
          <w:ilvl w:val="0"/>
          <w:numId w:val="13"/>
        </w:numPr>
        <w:tabs>
          <w:tab w:val="left" w:pos="739"/>
        </w:tabs>
        <w:spacing w:before="2" w:line="232" w:lineRule="exact"/>
        <w:ind w:left="739" w:hanging="348"/>
        <w:rPr>
          <w:sz w:val="20"/>
        </w:rPr>
        <w:pPrChange w:id="43" w:author="Guest User" w:date="2025-11-21T17:30:00Z">
          <w:pPr>
            <w:pStyle w:val="ListParagraph"/>
            <w:numPr>
              <w:numId w:val="1"/>
            </w:numPr>
            <w:tabs>
              <w:tab w:val="left" w:pos="739"/>
            </w:tabs>
            <w:spacing w:before="2" w:line="232" w:lineRule="exact"/>
            <w:ind w:left="739" w:hanging="348"/>
          </w:pPr>
        </w:pPrChange>
      </w:pPr>
      <w:r>
        <w:rPr>
          <w:w w:val="110"/>
          <w:sz w:val="20"/>
        </w:rPr>
        <w:t>Considerando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las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prácticas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XP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del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laboratorio.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¿cuál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fue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la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más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útil?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¿por</w:t>
      </w:r>
      <w:r>
        <w:rPr>
          <w:spacing w:val="5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qué?</w:t>
      </w:r>
    </w:p>
    <w:p w14:paraId="6E65BC7B" w14:textId="77777777" w:rsidR="005854A4" w:rsidRDefault="00A65012">
      <w:pPr>
        <w:pStyle w:val="ListParagraph"/>
        <w:numPr>
          <w:ilvl w:val="0"/>
          <w:numId w:val="13"/>
        </w:numPr>
        <w:tabs>
          <w:tab w:val="left" w:pos="739"/>
        </w:tabs>
        <w:ind w:left="739" w:hanging="348"/>
        <w:rPr>
          <w:sz w:val="20"/>
        </w:rPr>
        <w:pPrChange w:id="44" w:author="Guest User" w:date="2025-11-21T17:30:00Z">
          <w:pPr>
            <w:pStyle w:val="ListParagraph"/>
            <w:numPr>
              <w:numId w:val="1"/>
            </w:numPr>
            <w:tabs>
              <w:tab w:val="left" w:pos="739"/>
            </w:tabs>
            <w:ind w:left="739" w:hanging="348"/>
          </w:pPr>
        </w:pPrChange>
      </w:pPr>
      <w:r>
        <w:rPr>
          <w:w w:val="115"/>
          <w:sz w:val="20"/>
        </w:rPr>
        <w:t>¿Cuál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consideran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fue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el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mayor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logro?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¿Por</w:t>
      </w:r>
      <w:r>
        <w:rPr>
          <w:spacing w:val="-11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qué?</w:t>
      </w:r>
    </w:p>
    <w:p w14:paraId="6E65BC7C" w14:textId="77777777" w:rsidR="005854A4" w:rsidRDefault="00A65012">
      <w:pPr>
        <w:pStyle w:val="ListParagraph"/>
        <w:numPr>
          <w:ilvl w:val="0"/>
          <w:numId w:val="13"/>
        </w:numPr>
        <w:tabs>
          <w:tab w:val="left" w:pos="739"/>
        </w:tabs>
        <w:spacing w:before="2" w:line="232" w:lineRule="exact"/>
        <w:ind w:left="739" w:hanging="348"/>
        <w:rPr>
          <w:sz w:val="20"/>
        </w:rPr>
        <w:pPrChange w:id="45" w:author="Guest User" w:date="2025-11-21T17:30:00Z">
          <w:pPr>
            <w:pStyle w:val="ListParagraph"/>
            <w:numPr>
              <w:numId w:val="1"/>
            </w:numPr>
            <w:tabs>
              <w:tab w:val="left" w:pos="739"/>
            </w:tabs>
            <w:spacing w:before="2" w:line="232" w:lineRule="exact"/>
            <w:ind w:left="739" w:hanging="348"/>
          </w:pPr>
        </w:pPrChange>
      </w:pPr>
      <w:r>
        <w:rPr>
          <w:spacing w:val="-2"/>
          <w:w w:val="115"/>
          <w:sz w:val="20"/>
        </w:rPr>
        <w:t>¿Cuál</w:t>
      </w:r>
      <w:r>
        <w:rPr>
          <w:spacing w:val="-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consideran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que</w:t>
      </w:r>
      <w:r>
        <w:rPr>
          <w:spacing w:val="-7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fue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el</w:t>
      </w:r>
      <w:r>
        <w:rPr>
          <w:spacing w:val="-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mayor</w:t>
      </w:r>
      <w:r>
        <w:rPr>
          <w:spacing w:val="-7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problema</w:t>
      </w:r>
      <w:r>
        <w:rPr>
          <w:spacing w:val="-7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técnico?</w:t>
      </w:r>
      <w:r>
        <w:rPr>
          <w:spacing w:val="-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¿Qué</w:t>
      </w:r>
      <w:r>
        <w:rPr>
          <w:spacing w:val="-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hicieron</w:t>
      </w:r>
      <w:r>
        <w:rPr>
          <w:spacing w:val="-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para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resolverlo?</w:t>
      </w:r>
    </w:p>
    <w:p w14:paraId="6E65BC7D" w14:textId="77777777" w:rsidR="005854A4" w:rsidRDefault="00A65012">
      <w:pPr>
        <w:pStyle w:val="ListParagraph"/>
        <w:numPr>
          <w:ilvl w:val="0"/>
          <w:numId w:val="13"/>
        </w:numPr>
        <w:tabs>
          <w:tab w:val="left" w:pos="739"/>
          <w:tab w:val="left" w:pos="751"/>
        </w:tabs>
        <w:ind w:left="751" w:right="1144" w:hanging="360"/>
        <w:rPr>
          <w:sz w:val="20"/>
        </w:rPr>
        <w:pPrChange w:id="46" w:author="Guest User" w:date="2025-11-21T17:30:00Z">
          <w:pPr>
            <w:pStyle w:val="ListParagraph"/>
            <w:numPr>
              <w:numId w:val="1"/>
            </w:numPr>
            <w:tabs>
              <w:tab w:val="left" w:pos="739"/>
              <w:tab w:val="left" w:pos="751"/>
            </w:tabs>
            <w:ind w:left="742" w:right="1144" w:hanging="350"/>
          </w:pPr>
        </w:pPrChange>
      </w:pPr>
      <w:r>
        <w:rPr>
          <w:w w:val="110"/>
          <w:sz w:val="20"/>
        </w:rPr>
        <w:t xml:space="preserve">¿Qué hicieron bien como equipo? ¿Qué se comprometen a hacer para mejorar los </w:t>
      </w:r>
      <w:r>
        <w:rPr>
          <w:spacing w:val="-2"/>
          <w:w w:val="110"/>
          <w:sz w:val="20"/>
        </w:rPr>
        <w:t>resultados?</w:t>
      </w:r>
    </w:p>
    <w:p w14:paraId="6E65BC7E" w14:textId="77777777" w:rsidR="005854A4" w:rsidRDefault="00A65012">
      <w:pPr>
        <w:pStyle w:val="ListParagraph"/>
        <w:numPr>
          <w:ilvl w:val="0"/>
          <w:numId w:val="13"/>
        </w:numPr>
        <w:tabs>
          <w:tab w:val="left" w:pos="739"/>
          <w:tab w:val="left" w:pos="751"/>
        </w:tabs>
        <w:spacing w:before="1"/>
        <w:ind w:left="751" w:right="1472" w:hanging="360"/>
        <w:rPr>
          <w:sz w:val="20"/>
        </w:rPr>
        <w:pPrChange w:id="47" w:author="Guest User" w:date="2025-11-21T17:30:00Z">
          <w:pPr>
            <w:pStyle w:val="ListParagraph"/>
            <w:numPr>
              <w:numId w:val="1"/>
            </w:numPr>
            <w:tabs>
              <w:tab w:val="left" w:pos="739"/>
              <w:tab w:val="left" w:pos="751"/>
            </w:tabs>
            <w:spacing w:before="1"/>
            <w:ind w:left="742" w:right="1472" w:hanging="350"/>
          </w:pPr>
        </w:pPrChange>
      </w:pPr>
      <w:r>
        <w:rPr>
          <w:w w:val="115"/>
          <w:sz w:val="20"/>
        </w:rPr>
        <w:t>¿Qué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referencias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usaron?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¿Cuál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fue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la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más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útil?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Incluyan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citas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con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 xml:space="preserve">estándares </w:t>
      </w:r>
      <w:r>
        <w:rPr>
          <w:spacing w:val="-2"/>
          <w:w w:val="115"/>
          <w:sz w:val="20"/>
        </w:rPr>
        <w:t>adecuados.</w:t>
      </w:r>
    </w:p>
    <w:sectPr w:rsidR="005854A4">
      <w:pgSz w:w="12240" w:h="15840"/>
      <w:pgMar w:top="11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759"/>
    <w:multiLevelType w:val="hybridMultilevel"/>
    <w:tmpl w:val="8D9E5CA6"/>
    <w:lvl w:ilvl="0" w:tplc="A6B648B0">
      <w:start w:val="1"/>
      <w:numFmt w:val="decimal"/>
      <w:lvlText w:val="%1."/>
      <w:lvlJc w:val="left"/>
      <w:pPr>
        <w:ind w:left="752" w:hanging="360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-2"/>
        <w:w w:val="92"/>
        <w:sz w:val="18"/>
        <w:szCs w:val="18"/>
        <w:lang w:val="es-ES" w:eastAsia="en-US" w:bidi="ar-SA"/>
      </w:rPr>
    </w:lvl>
    <w:lvl w:ilvl="1" w:tplc="F32A4F08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774E8928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5D3C3154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BD9A4196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6D2C94D8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C0EEEC2C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DBE699D8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5AF61850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81A7072"/>
    <w:multiLevelType w:val="hybridMultilevel"/>
    <w:tmpl w:val="156E7E22"/>
    <w:lvl w:ilvl="0" w:tplc="6CF212D6">
      <w:start w:val="1"/>
      <w:numFmt w:val="decimal"/>
      <w:lvlText w:val="%1."/>
      <w:lvlJc w:val="left"/>
      <w:pPr>
        <w:ind w:left="752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2"/>
        <w:w w:val="87"/>
        <w:sz w:val="20"/>
        <w:szCs w:val="20"/>
        <w:lang w:val="es-ES" w:eastAsia="en-US" w:bidi="ar-SA"/>
      </w:rPr>
    </w:lvl>
    <w:lvl w:ilvl="1" w:tplc="0F489446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C59ED83A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B9047882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90EC1FA8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E8F454D2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7D106536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68D66E62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2B9EC922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E8F8F89"/>
    <w:multiLevelType w:val="hybridMultilevel"/>
    <w:tmpl w:val="253A699C"/>
    <w:lvl w:ilvl="0" w:tplc="11F410B6">
      <w:start w:val="1"/>
      <w:numFmt w:val="decimal"/>
      <w:lvlText w:val="%1."/>
      <w:lvlJc w:val="left"/>
      <w:pPr>
        <w:ind w:left="752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2"/>
        <w:w w:val="87"/>
        <w:sz w:val="20"/>
        <w:szCs w:val="20"/>
        <w:lang w:val="es-ES" w:eastAsia="en-US" w:bidi="ar-SA"/>
      </w:rPr>
    </w:lvl>
    <w:lvl w:ilvl="1" w:tplc="8646BCE8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C7BAB40E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F8E2BBCE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65FE4510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F1CCBFE8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9F80A0FE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C8DAD692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1E4A816E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08A09CB"/>
    <w:multiLevelType w:val="hybridMultilevel"/>
    <w:tmpl w:val="5DFC2A98"/>
    <w:lvl w:ilvl="0" w:tplc="97C01A6E">
      <w:start w:val="1"/>
      <w:numFmt w:val="decimal"/>
      <w:lvlText w:val="%1."/>
      <w:lvlJc w:val="left"/>
      <w:pPr>
        <w:ind w:left="75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000FF"/>
        <w:spacing w:val="-2"/>
        <w:w w:val="86"/>
        <w:sz w:val="20"/>
        <w:szCs w:val="20"/>
        <w:lang w:val="es-ES" w:eastAsia="en-US" w:bidi="ar-SA"/>
      </w:rPr>
    </w:lvl>
    <w:lvl w:ilvl="1" w:tplc="3B349E9E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7C94B0FA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DD6ADBBC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7980C660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DB7E27AA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0302BA98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EE1EA072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A8008072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7FCC25B"/>
    <w:multiLevelType w:val="hybridMultilevel"/>
    <w:tmpl w:val="37B224D0"/>
    <w:lvl w:ilvl="0" w:tplc="96B29408">
      <w:start w:val="1"/>
      <w:numFmt w:val="decimal"/>
      <w:lvlText w:val="%1."/>
      <w:lvlJc w:val="left"/>
      <w:pPr>
        <w:ind w:left="75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86"/>
        <w:sz w:val="20"/>
        <w:szCs w:val="20"/>
        <w:lang w:val="es-ES" w:eastAsia="en-US" w:bidi="ar-SA"/>
      </w:rPr>
    </w:lvl>
    <w:lvl w:ilvl="1" w:tplc="A5F05102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493AB44A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27FA0010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E4CC2704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11F64A86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6A827F86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BF14E720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43B6FB48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82D4AEC"/>
    <w:multiLevelType w:val="hybridMultilevel"/>
    <w:tmpl w:val="0FAA440E"/>
    <w:lvl w:ilvl="0" w:tplc="41909D8A">
      <w:start w:val="1"/>
      <w:numFmt w:val="decimal"/>
      <w:lvlText w:val="%1."/>
      <w:lvlJc w:val="left"/>
      <w:pPr>
        <w:ind w:left="752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00FF"/>
        <w:spacing w:val="0"/>
        <w:w w:val="99"/>
        <w:sz w:val="20"/>
        <w:szCs w:val="20"/>
        <w:lang w:val="es-ES" w:eastAsia="en-US" w:bidi="ar-SA"/>
      </w:rPr>
    </w:lvl>
    <w:lvl w:ilvl="1" w:tplc="3418CB9E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E7BA7376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14626090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CD08569C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165419DE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B65C86D6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25C8EBE6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68282CE6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98B5B29"/>
    <w:multiLevelType w:val="hybridMultilevel"/>
    <w:tmpl w:val="EE085F14"/>
    <w:lvl w:ilvl="0" w:tplc="0C846B9E">
      <w:start w:val="1"/>
      <w:numFmt w:val="decimal"/>
      <w:lvlText w:val="%1."/>
      <w:lvlJc w:val="left"/>
      <w:pPr>
        <w:ind w:left="752" w:hanging="360"/>
        <w:jc w:val="left"/>
      </w:pPr>
      <w:rPr>
        <w:rFonts w:ascii="Trebuchet MS" w:eastAsia="Trebuchet MS" w:hAnsi="Trebuchet MS" w:cs="Trebuchet MS" w:hint="default"/>
        <w:b w:val="0"/>
        <w:bCs w:val="0"/>
        <w:i/>
        <w:iCs/>
        <w:spacing w:val="-2"/>
        <w:w w:val="86"/>
        <w:sz w:val="20"/>
        <w:szCs w:val="20"/>
        <w:lang w:val="es-ES" w:eastAsia="en-US" w:bidi="ar-SA"/>
      </w:rPr>
    </w:lvl>
    <w:lvl w:ilvl="1" w:tplc="FDBCA126">
      <w:numFmt w:val="bullet"/>
      <w:lvlText w:val="➔"/>
      <w:lvlJc w:val="left"/>
      <w:pPr>
        <w:ind w:left="752" w:hanging="35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BFFCDC5E">
      <w:numFmt w:val="bullet"/>
      <w:lvlText w:val="•"/>
      <w:lvlJc w:val="left"/>
      <w:pPr>
        <w:ind w:left="2624" w:hanging="350"/>
      </w:pPr>
      <w:rPr>
        <w:rFonts w:hint="default"/>
        <w:lang w:val="es-ES" w:eastAsia="en-US" w:bidi="ar-SA"/>
      </w:rPr>
    </w:lvl>
    <w:lvl w:ilvl="3" w:tplc="B1F0E7E8">
      <w:numFmt w:val="bullet"/>
      <w:lvlText w:val="•"/>
      <w:lvlJc w:val="left"/>
      <w:pPr>
        <w:ind w:left="3556" w:hanging="350"/>
      </w:pPr>
      <w:rPr>
        <w:rFonts w:hint="default"/>
        <w:lang w:val="es-ES" w:eastAsia="en-US" w:bidi="ar-SA"/>
      </w:rPr>
    </w:lvl>
    <w:lvl w:ilvl="4" w:tplc="48AA0CBA">
      <w:numFmt w:val="bullet"/>
      <w:lvlText w:val="•"/>
      <w:lvlJc w:val="left"/>
      <w:pPr>
        <w:ind w:left="4488" w:hanging="350"/>
      </w:pPr>
      <w:rPr>
        <w:rFonts w:hint="default"/>
        <w:lang w:val="es-ES" w:eastAsia="en-US" w:bidi="ar-SA"/>
      </w:rPr>
    </w:lvl>
    <w:lvl w:ilvl="5" w:tplc="B2E2FE4C">
      <w:numFmt w:val="bullet"/>
      <w:lvlText w:val="•"/>
      <w:lvlJc w:val="left"/>
      <w:pPr>
        <w:ind w:left="5420" w:hanging="350"/>
      </w:pPr>
      <w:rPr>
        <w:rFonts w:hint="default"/>
        <w:lang w:val="es-ES" w:eastAsia="en-US" w:bidi="ar-SA"/>
      </w:rPr>
    </w:lvl>
    <w:lvl w:ilvl="6" w:tplc="4C1E6C82">
      <w:numFmt w:val="bullet"/>
      <w:lvlText w:val="•"/>
      <w:lvlJc w:val="left"/>
      <w:pPr>
        <w:ind w:left="6352" w:hanging="350"/>
      </w:pPr>
      <w:rPr>
        <w:rFonts w:hint="default"/>
        <w:lang w:val="es-ES" w:eastAsia="en-US" w:bidi="ar-SA"/>
      </w:rPr>
    </w:lvl>
    <w:lvl w:ilvl="7" w:tplc="36D28466">
      <w:numFmt w:val="bullet"/>
      <w:lvlText w:val="•"/>
      <w:lvlJc w:val="left"/>
      <w:pPr>
        <w:ind w:left="7284" w:hanging="350"/>
      </w:pPr>
      <w:rPr>
        <w:rFonts w:hint="default"/>
        <w:lang w:val="es-ES" w:eastAsia="en-US" w:bidi="ar-SA"/>
      </w:rPr>
    </w:lvl>
    <w:lvl w:ilvl="8" w:tplc="9C944AFC">
      <w:numFmt w:val="bullet"/>
      <w:lvlText w:val="•"/>
      <w:lvlJc w:val="left"/>
      <w:pPr>
        <w:ind w:left="8216" w:hanging="350"/>
      </w:pPr>
      <w:rPr>
        <w:rFonts w:hint="default"/>
        <w:lang w:val="es-ES" w:eastAsia="en-US" w:bidi="ar-SA"/>
      </w:rPr>
    </w:lvl>
  </w:abstractNum>
  <w:abstractNum w:abstractNumId="7" w15:restartNumberingAfterBreak="0">
    <w:nsid w:val="4FED1035"/>
    <w:multiLevelType w:val="hybridMultilevel"/>
    <w:tmpl w:val="F3468CB6"/>
    <w:lvl w:ilvl="0" w:tplc="A1246E6E">
      <w:start w:val="1"/>
      <w:numFmt w:val="decimal"/>
      <w:lvlText w:val="%1."/>
      <w:lvlJc w:val="left"/>
      <w:pPr>
        <w:ind w:left="742" w:hanging="35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86"/>
        <w:sz w:val="20"/>
        <w:szCs w:val="20"/>
        <w:lang w:val="es-ES" w:eastAsia="en-US" w:bidi="ar-SA"/>
      </w:rPr>
    </w:lvl>
    <w:lvl w:ilvl="1" w:tplc="F36AC3AC">
      <w:numFmt w:val="bullet"/>
      <w:lvlText w:val="•"/>
      <w:lvlJc w:val="left"/>
      <w:pPr>
        <w:ind w:left="1674" w:hanging="350"/>
      </w:pPr>
      <w:rPr>
        <w:rFonts w:hint="default"/>
        <w:lang w:val="es-ES" w:eastAsia="en-US" w:bidi="ar-SA"/>
      </w:rPr>
    </w:lvl>
    <w:lvl w:ilvl="2" w:tplc="512C571C">
      <w:numFmt w:val="bullet"/>
      <w:lvlText w:val="•"/>
      <w:lvlJc w:val="left"/>
      <w:pPr>
        <w:ind w:left="2608" w:hanging="350"/>
      </w:pPr>
      <w:rPr>
        <w:rFonts w:hint="default"/>
        <w:lang w:val="es-ES" w:eastAsia="en-US" w:bidi="ar-SA"/>
      </w:rPr>
    </w:lvl>
    <w:lvl w:ilvl="3" w:tplc="31E47E04">
      <w:numFmt w:val="bullet"/>
      <w:lvlText w:val="•"/>
      <w:lvlJc w:val="left"/>
      <w:pPr>
        <w:ind w:left="3542" w:hanging="350"/>
      </w:pPr>
      <w:rPr>
        <w:rFonts w:hint="default"/>
        <w:lang w:val="es-ES" w:eastAsia="en-US" w:bidi="ar-SA"/>
      </w:rPr>
    </w:lvl>
    <w:lvl w:ilvl="4" w:tplc="BF883CE8">
      <w:numFmt w:val="bullet"/>
      <w:lvlText w:val="•"/>
      <w:lvlJc w:val="left"/>
      <w:pPr>
        <w:ind w:left="4476" w:hanging="350"/>
      </w:pPr>
      <w:rPr>
        <w:rFonts w:hint="default"/>
        <w:lang w:val="es-ES" w:eastAsia="en-US" w:bidi="ar-SA"/>
      </w:rPr>
    </w:lvl>
    <w:lvl w:ilvl="5" w:tplc="0750C176">
      <w:numFmt w:val="bullet"/>
      <w:lvlText w:val="•"/>
      <w:lvlJc w:val="left"/>
      <w:pPr>
        <w:ind w:left="5410" w:hanging="350"/>
      </w:pPr>
      <w:rPr>
        <w:rFonts w:hint="default"/>
        <w:lang w:val="es-ES" w:eastAsia="en-US" w:bidi="ar-SA"/>
      </w:rPr>
    </w:lvl>
    <w:lvl w:ilvl="6" w:tplc="51E04D0C">
      <w:numFmt w:val="bullet"/>
      <w:lvlText w:val="•"/>
      <w:lvlJc w:val="left"/>
      <w:pPr>
        <w:ind w:left="6344" w:hanging="350"/>
      </w:pPr>
      <w:rPr>
        <w:rFonts w:hint="default"/>
        <w:lang w:val="es-ES" w:eastAsia="en-US" w:bidi="ar-SA"/>
      </w:rPr>
    </w:lvl>
    <w:lvl w:ilvl="7" w:tplc="27F43D0C">
      <w:numFmt w:val="bullet"/>
      <w:lvlText w:val="•"/>
      <w:lvlJc w:val="left"/>
      <w:pPr>
        <w:ind w:left="7278" w:hanging="350"/>
      </w:pPr>
      <w:rPr>
        <w:rFonts w:hint="default"/>
        <w:lang w:val="es-ES" w:eastAsia="en-US" w:bidi="ar-SA"/>
      </w:rPr>
    </w:lvl>
    <w:lvl w:ilvl="8" w:tplc="81CCFF7C">
      <w:numFmt w:val="bullet"/>
      <w:lvlText w:val="•"/>
      <w:lvlJc w:val="left"/>
      <w:pPr>
        <w:ind w:left="8212" w:hanging="350"/>
      </w:pPr>
      <w:rPr>
        <w:rFonts w:hint="default"/>
        <w:lang w:val="es-ES" w:eastAsia="en-US" w:bidi="ar-SA"/>
      </w:rPr>
    </w:lvl>
  </w:abstractNum>
  <w:abstractNum w:abstractNumId="8" w15:restartNumberingAfterBreak="0">
    <w:nsid w:val="538F6F20"/>
    <w:multiLevelType w:val="hybridMultilevel"/>
    <w:tmpl w:val="C35C219A"/>
    <w:lvl w:ilvl="0" w:tplc="8A9E6786">
      <w:start w:val="1"/>
      <w:numFmt w:val="decimal"/>
      <w:lvlText w:val="%1."/>
      <w:lvlJc w:val="left"/>
      <w:pPr>
        <w:ind w:left="752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00FF"/>
        <w:spacing w:val="0"/>
        <w:w w:val="99"/>
        <w:sz w:val="20"/>
        <w:szCs w:val="20"/>
        <w:lang w:val="es-ES" w:eastAsia="en-US" w:bidi="ar-SA"/>
      </w:rPr>
    </w:lvl>
    <w:lvl w:ilvl="1" w:tplc="FAC2A0AA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28C21238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73E20C2A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F78432C8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91B2C758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1578E5C4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1FE87C1A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885A729E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58127BF7"/>
    <w:multiLevelType w:val="hybridMultilevel"/>
    <w:tmpl w:val="FFD888C2"/>
    <w:lvl w:ilvl="0" w:tplc="0012FE3C">
      <w:start w:val="1"/>
      <w:numFmt w:val="decimal"/>
      <w:lvlText w:val="%1."/>
      <w:lvlJc w:val="left"/>
      <w:pPr>
        <w:ind w:left="752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2"/>
        <w:w w:val="87"/>
        <w:sz w:val="20"/>
        <w:szCs w:val="20"/>
        <w:lang w:val="es-ES" w:eastAsia="en-US" w:bidi="ar-SA"/>
      </w:rPr>
    </w:lvl>
    <w:lvl w:ilvl="1" w:tplc="F68857F0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0D409948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FB00CD9E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9F983C12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FFE825D8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5670997E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0CC2EB30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1D861F60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898B15B"/>
    <w:multiLevelType w:val="hybridMultilevel"/>
    <w:tmpl w:val="435C813A"/>
    <w:lvl w:ilvl="0" w:tplc="0AD85B98">
      <w:start w:val="1"/>
      <w:numFmt w:val="decimal"/>
      <w:lvlText w:val="%1."/>
      <w:lvlJc w:val="left"/>
      <w:pPr>
        <w:ind w:left="75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86"/>
        <w:sz w:val="20"/>
        <w:szCs w:val="20"/>
        <w:lang w:val="es-ES" w:eastAsia="en-US" w:bidi="ar-SA"/>
      </w:rPr>
    </w:lvl>
    <w:lvl w:ilvl="1" w:tplc="49CA5F7A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257689C0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25161676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29BA0946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1110FCBE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D0748830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01CA0172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DF52081C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5C4620DD"/>
    <w:multiLevelType w:val="hybridMultilevel"/>
    <w:tmpl w:val="0F3A7302"/>
    <w:lvl w:ilvl="0" w:tplc="A4EED466">
      <w:start w:val="1"/>
      <w:numFmt w:val="decimal"/>
      <w:lvlText w:val="%1."/>
      <w:lvlJc w:val="left"/>
      <w:pPr>
        <w:ind w:left="75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86"/>
        <w:sz w:val="20"/>
        <w:szCs w:val="20"/>
        <w:lang w:val="es-ES" w:eastAsia="en-US" w:bidi="ar-SA"/>
      </w:rPr>
    </w:lvl>
    <w:lvl w:ilvl="1" w:tplc="ECAC44F2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60D8DD24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2BE8A6F6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96C20A68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B69AABFC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707E1EAC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2B0008F4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C75A412C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5D2B1F33"/>
    <w:multiLevelType w:val="hybridMultilevel"/>
    <w:tmpl w:val="C21AD128"/>
    <w:lvl w:ilvl="0" w:tplc="79C4F68A">
      <w:start w:val="1"/>
      <w:numFmt w:val="decimal"/>
      <w:lvlText w:val="%1."/>
      <w:lvlJc w:val="left"/>
      <w:pPr>
        <w:ind w:left="742" w:hanging="35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86"/>
        <w:sz w:val="20"/>
        <w:szCs w:val="20"/>
        <w:lang w:val="es-ES" w:eastAsia="en-US" w:bidi="ar-SA"/>
      </w:rPr>
    </w:lvl>
    <w:lvl w:ilvl="1" w:tplc="B360ECF6">
      <w:numFmt w:val="bullet"/>
      <w:lvlText w:val="•"/>
      <w:lvlJc w:val="left"/>
      <w:pPr>
        <w:ind w:left="1674" w:hanging="350"/>
      </w:pPr>
      <w:rPr>
        <w:rFonts w:hint="default"/>
        <w:lang w:val="es-ES" w:eastAsia="en-US" w:bidi="ar-SA"/>
      </w:rPr>
    </w:lvl>
    <w:lvl w:ilvl="2" w:tplc="1D800C42">
      <w:numFmt w:val="bullet"/>
      <w:lvlText w:val="•"/>
      <w:lvlJc w:val="left"/>
      <w:pPr>
        <w:ind w:left="2608" w:hanging="350"/>
      </w:pPr>
      <w:rPr>
        <w:rFonts w:hint="default"/>
        <w:lang w:val="es-ES" w:eastAsia="en-US" w:bidi="ar-SA"/>
      </w:rPr>
    </w:lvl>
    <w:lvl w:ilvl="3" w:tplc="B406ECBA">
      <w:numFmt w:val="bullet"/>
      <w:lvlText w:val="•"/>
      <w:lvlJc w:val="left"/>
      <w:pPr>
        <w:ind w:left="3542" w:hanging="350"/>
      </w:pPr>
      <w:rPr>
        <w:rFonts w:hint="default"/>
        <w:lang w:val="es-ES" w:eastAsia="en-US" w:bidi="ar-SA"/>
      </w:rPr>
    </w:lvl>
    <w:lvl w:ilvl="4" w:tplc="3BA6A6FE">
      <w:numFmt w:val="bullet"/>
      <w:lvlText w:val="•"/>
      <w:lvlJc w:val="left"/>
      <w:pPr>
        <w:ind w:left="4476" w:hanging="350"/>
      </w:pPr>
      <w:rPr>
        <w:rFonts w:hint="default"/>
        <w:lang w:val="es-ES" w:eastAsia="en-US" w:bidi="ar-SA"/>
      </w:rPr>
    </w:lvl>
    <w:lvl w:ilvl="5" w:tplc="E934FE42">
      <w:numFmt w:val="bullet"/>
      <w:lvlText w:val="•"/>
      <w:lvlJc w:val="left"/>
      <w:pPr>
        <w:ind w:left="5410" w:hanging="350"/>
      </w:pPr>
      <w:rPr>
        <w:rFonts w:hint="default"/>
        <w:lang w:val="es-ES" w:eastAsia="en-US" w:bidi="ar-SA"/>
      </w:rPr>
    </w:lvl>
    <w:lvl w:ilvl="6" w:tplc="F17488CC">
      <w:numFmt w:val="bullet"/>
      <w:lvlText w:val="•"/>
      <w:lvlJc w:val="left"/>
      <w:pPr>
        <w:ind w:left="6344" w:hanging="350"/>
      </w:pPr>
      <w:rPr>
        <w:rFonts w:hint="default"/>
        <w:lang w:val="es-ES" w:eastAsia="en-US" w:bidi="ar-SA"/>
      </w:rPr>
    </w:lvl>
    <w:lvl w:ilvl="7" w:tplc="6DCA6A5E">
      <w:numFmt w:val="bullet"/>
      <w:lvlText w:val="•"/>
      <w:lvlJc w:val="left"/>
      <w:pPr>
        <w:ind w:left="7278" w:hanging="350"/>
      </w:pPr>
      <w:rPr>
        <w:rFonts w:hint="default"/>
        <w:lang w:val="es-ES" w:eastAsia="en-US" w:bidi="ar-SA"/>
      </w:rPr>
    </w:lvl>
    <w:lvl w:ilvl="8" w:tplc="25626312">
      <w:numFmt w:val="bullet"/>
      <w:lvlText w:val="•"/>
      <w:lvlJc w:val="left"/>
      <w:pPr>
        <w:ind w:left="8212" w:hanging="350"/>
      </w:pPr>
      <w:rPr>
        <w:rFonts w:hint="default"/>
        <w:lang w:val="es-ES" w:eastAsia="en-US" w:bidi="ar-SA"/>
      </w:rPr>
    </w:lvl>
  </w:abstractNum>
  <w:abstractNum w:abstractNumId="13" w15:restartNumberingAfterBreak="0">
    <w:nsid w:val="5E1AE7C0"/>
    <w:multiLevelType w:val="hybridMultilevel"/>
    <w:tmpl w:val="CE7E2D34"/>
    <w:lvl w:ilvl="0" w:tplc="93CC60A6">
      <w:start w:val="1"/>
      <w:numFmt w:val="decimal"/>
      <w:lvlText w:val="%1."/>
      <w:lvlJc w:val="left"/>
      <w:pPr>
        <w:ind w:left="752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00FF"/>
        <w:spacing w:val="0"/>
        <w:w w:val="99"/>
        <w:sz w:val="20"/>
        <w:szCs w:val="20"/>
        <w:lang w:val="es-ES" w:eastAsia="en-US" w:bidi="ar-SA"/>
      </w:rPr>
    </w:lvl>
    <w:lvl w:ilvl="1" w:tplc="2EE67658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9BEE6D5C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E966A44E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E21E1DFC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C7DAA872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C30414DE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09A2FB70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ACB66BFC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5EAF3207"/>
    <w:multiLevelType w:val="hybridMultilevel"/>
    <w:tmpl w:val="F4CE3476"/>
    <w:lvl w:ilvl="0" w:tplc="1E34027E">
      <w:start w:val="1"/>
      <w:numFmt w:val="decimal"/>
      <w:lvlText w:val="%1."/>
      <w:lvlJc w:val="left"/>
      <w:pPr>
        <w:ind w:left="752" w:hanging="360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-2"/>
        <w:w w:val="92"/>
        <w:sz w:val="18"/>
        <w:szCs w:val="18"/>
        <w:lang w:val="es-ES" w:eastAsia="en-US" w:bidi="ar-SA"/>
      </w:rPr>
    </w:lvl>
    <w:lvl w:ilvl="1" w:tplc="15CA52B0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8B7A2B76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9F40FB72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D2F8F17A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64D231FE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41A6E014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14EAC4D2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5C5E007A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5F3C38BF"/>
    <w:multiLevelType w:val="hybridMultilevel"/>
    <w:tmpl w:val="8F7AC214"/>
    <w:lvl w:ilvl="0" w:tplc="F992ED68">
      <w:start w:val="1"/>
      <w:numFmt w:val="decimal"/>
      <w:lvlText w:val="%1."/>
      <w:lvlJc w:val="left"/>
      <w:pPr>
        <w:ind w:left="75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000FF"/>
        <w:spacing w:val="-2"/>
        <w:w w:val="86"/>
        <w:sz w:val="20"/>
        <w:szCs w:val="20"/>
        <w:lang w:val="es-ES" w:eastAsia="en-US" w:bidi="ar-SA"/>
      </w:rPr>
    </w:lvl>
    <w:lvl w:ilvl="1" w:tplc="352648CE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77FA4B54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510C94C8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6422DAAA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34A87DE6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82AC7FE8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68588AEE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4D44BFD8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5FF80BFE"/>
    <w:multiLevelType w:val="hybridMultilevel"/>
    <w:tmpl w:val="0794329E"/>
    <w:lvl w:ilvl="0" w:tplc="4658043A">
      <w:start w:val="1"/>
      <w:numFmt w:val="decimal"/>
      <w:lvlText w:val="%1."/>
      <w:lvlJc w:val="left"/>
      <w:pPr>
        <w:ind w:left="752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00FF"/>
        <w:spacing w:val="0"/>
        <w:w w:val="99"/>
        <w:sz w:val="20"/>
        <w:szCs w:val="20"/>
        <w:lang w:val="es-ES" w:eastAsia="en-US" w:bidi="ar-SA"/>
      </w:rPr>
    </w:lvl>
    <w:lvl w:ilvl="1" w:tplc="7CBEF0A0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EAE043AA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5398633E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9BC8DE46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BC22D9A2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9760BB16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DFE4DF84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457E6686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6191372C"/>
    <w:multiLevelType w:val="hybridMultilevel"/>
    <w:tmpl w:val="9CFE5B2C"/>
    <w:lvl w:ilvl="0" w:tplc="0BD42516">
      <w:start w:val="1"/>
      <w:numFmt w:val="decimal"/>
      <w:lvlText w:val="%1."/>
      <w:lvlJc w:val="left"/>
      <w:pPr>
        <w:ind w:left="752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00FF"/>
        <w:spacing w:val="0"/>
        <w:w w:val="99"/>
        <w:sz w:val="20"/>
        <w:szCs w:val="20"/>
        <w:lang w:val="es-ES" w:eastAsia="en-US" w:bidi="ar-SA"/>
      </w:rPr>
    </w:lvl>
    <w:lvl w:ilvl="1" w:tplc="4AA4F230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BCCC6800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5762BE6C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EBD288DC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E2126440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741855E8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F7900FE8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9A0C5570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64F256F7"/>
    <w:multiLevelType w:val="hybridMultilevel"/>
    <w:tmpl w:val="25D82494"/>
    <w:lvl w:ilvl="0" w:tplc="8AAC8EEC">
      <w:start w:val="1"/>
      <w:numFmt w:val="decimal"/>
      <w:lvlText w:val="%1."/>
      <w:lvlJc w:val="left"/>
      <w:pPr>
        <w:ind w:left="75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86"/>
        <w:sz w:val="20"/>
        <w:szCs w:val="20"/>
        <w:lang w:val="es-ES" w:eastAsia="en-US" w:bidi="ar-SA"/>
      </w:rPr>
    </w:lvl>
    <w:lvl w:ilvl="1" w:tplc="75C814D8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2A26469E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9E20A96A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D984297E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1E342FF6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699E4FEC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863A0936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CE483182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67E247E2"/>
    <w:multiLevelType w:val="hybridMultilevel"/>
    <w:tmpl w:val="B93CAB2E"/>
    <w:lvl w:ilvl="0" w:tplc="7BAE34AC">
      <w:start w:val="1"/>
      <w:numFmt w:val="decimal"/>
      <w:lvlText w:val="%1."/>
      <w:lvlJc w:val="left"/>
      <w:pPr>
        <w:ind w:left="752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00FF"/>
        <w:spacing w:val="0"/>
        <w:w w:val="99"/>
        <w:sz w:val="20"/>
        <w:szCs w:val="20"/>
        <w:lang w:val="es-ES" w:eastAsia="en-US" w:bidi="ar-SA"/>
      </w:rPr>
    </w:lvl>
    <w:lvl w:ilvl="1" w:tplc="2E56FB5E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0C661D70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D2FE0958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B1A45BFE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97D8E952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835009AA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29062B6E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8FE263A2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6DF01B7D"/>
    <w:multiLevelType w:val="hybridMultilevel"/>
    <w:tmpl w:val="F6F475D0"/>
    <w:lvl w:ilvl="0" w:tplc="12E05B14">
      <w:start w:val="1"/>
      <w:numFmt w:val="decimal"/>
      <w:lvlText w:val="%1."/>
      <w:lvlJc w:val="left"/>
      <w:pPr>
        <w:ind w:left="752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2"/>
        <w:w w:val="87"/>
        <w:sz w:val="20"/>
        <w:szCs w:val="20"/>
        <w:lang w:val="es-ES" w:eastAsia="en-US" w:bidi="ar-SA"/>
      </w:rPr>
    </w:lvl>
    <w:lvl w:ilvl="1" w:tplc="935CB05E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824AD7E0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552CF820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96FCC1AA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28301444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D32E38C4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098C9A3A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48540B06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79BA2B75"/>
    <w:multiLevelType w:val="hybridMultilevel"/>
    <w:tmpl w:val="3BE06148"/>
    <w:lvl w:ilvl="0" w:tplc="94588DD4">
      <w:start w:val="1"/>
      <w:numFmt w:val="decimal"/>
      <w:lvlText w:val="%1."/>
      <w:lvlJc w:val="left"/>
      <w:pPr>
        <w:ind w:left="752" w:hanging="360"/>
        <w:jc w:val="left"/>
      </w:pPr>
      <w:rPr>
        <w:rFonts w:ascii="Trebuchet MS" w:eastAsia="Trebuchet MS" w:hAnsi="Trebuchet MS" w:cs="Trebuchet MS" w:hint="default"/>
        <w:b w:val="0"/>
        <w:bCs w:val="0"/>
        <w:i/>
        <w:iCs/>
        <w:spacing w:val="-2"/>
        <w:w w:val="86"/>
        <w:sz w:val="20"/>
        <w:szCs w:val="20"/>
        <w:lang w:val="es-ES" w:eastAsia="en-US" w:bidi="ar-SA"/>
      </w:rPr>
    </w:lvl>
    <w:lvl w:ilvl="1" w:tplc="90164028">
      <w:numFmt w:val="bullet"/>
      <w:lvlText w:val="➔"/>
      <w:lvlJc w:val="left"/>
      <w:pPr>
        <w:ind w:left="752" w:hanging="35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BF0CB18C">
      <w:numFmt w:val="bullet"/>
      <w:lvlText w:val="•"/>
      <w:lvlJc w:val="left"/>
      <w:pPr>
        <w:ind w:left="2624" w:hanging="350"/>
      </w:pPr>
      <w:rPr>
        <w:rFonts w:hint="default"/>
        <w:lang w:val="es-ES" w:eastAsia="en-US" w:bidi="ar-SA"/>
      </w:rPr>
    </w:lvl>
    <w:lvl w:ilvl="3" w:tplc="BB02DCEE">
      <w:numFmt w:val="bullet"/>
      <w:lvlText w:val="•"/>
      <w:lvlJc w:val="left"/>
      <w:pPr>
        <w:ind w:left="3556" w:hanging="350"/>
      </w:pPr>
      <w:rPr>
        <w:rFonts w:hint="default"/>
        <w:lang w:val="es-ES" w:eastAsia="en-US" w:bidi="ar-SA"/>
      </w:rPr>
    </w:lvl>
    <w:lvl w:ilvl="4" w:tplc="1B48F93C">
      <w:numFmt w:val="bullet"/>
      <w:lvlText w:val="•"/>
      <w:lvlJc w:val="left"/>
      <w:pPr>
        <w:ind w:left="4488" w:hanging="350"/>
      </w:pPr>
      <w:rPr>
        <w:rFonts w:hint="default"/>
        <w:lang w:val="es-ES" w:eastAsia="en-US" w:bidi="ar-SA"/>
      </w:rPr>
    </w:lvl>
    <w:lvl w:ilvl="5" w:tplc="F8AEB17E">
      <w:numFmt w:val="bullet"/>
      <w:lvlText w:val="•"/>
      <w:lvlJc w:val="left"/>
      <w:pPr>
        <w:ind w:left="5420" w:hanging="350"/>
      </w:pPr>
      <w:rPr>
        <w:rFonts w:hint="default"/>
        <w:lang w:val="es-ES" w:eastAsia="en-US" w:bidi="ar-SA"/>
      </w:rPr>
    </w:lvl>
    <w:lvl w:ilvl="6" w:tplc="DD5A6FDC">
      <w:numFmt w:val="bullet"/>
      <w:lvlText w:val="•"/>
      <w:lvlJc w:val="left"/>
      <w:pPr>
        <w:ind w:left="6352" w:hanging="350"/>
      </w:pPr>
      <w:rPr>
        <w:rFonts w:hint="default"/>
        <w:lang w:val="es-ES" w:eastAsia="en-US" w:bidi="ar-SA"/>
      </w:rPr>
    </w:lvl>
    <w:lvl w:ilvl="7" w:tplc="EE94444E">
      <w:numFmt w:val="bullet"/>
      <w:lvlText w:val="•"/>
      <w:lvlJc w:val="left"/>
      <w:pPr>
        <w:ind w:left="7284" w:hanging="350"/>
      </w:pPr>
      <w:rPr>
        <w:rFonts w:hint="default"/>
        <w:lang w:val="es-ES" w:eastAsia="en-US" w:bidi="ar-SA"/>
      </w:rPr>
    </w:lvl>
    <w:lvl w:ilvl="8" w:tplc="EDC0A6EA">
      <w:numFmt w:val="bullet"/>
      <w:lvlText w:val="•"/>
      <w:lvlJc w:val="left"/>
      <w:pPr>
        <w:ind w:left="8216" w:hanging="350"/>
      </w:pPr>
      <w:rPr>
        <w:rFonts w:hint="default"/>
        <w:lang w:val="es-ES" w:eastAsia="en-US" w:bidi="ar-SA"/>
      </w:rPr>
    </w:lvl>
  </w:abstractNum>
  <w:abstractNum w:abstractNumId="22" w15:restartNumberingAfterBreak="0">
    <w:nsid w:val="7D298B52"/>
    <w:multiLevelType w:val="hybridMultilevel"/>
    <w:tmpl w:val="1DB072C4"/>
    <w:lvl w:ilvl="0" w:tplc="5592491C">
      <w:start w:val="1"/>
      <w:numFmt w:val="decimal"/>
      <w:lvlText w:val="%1."/>
      <w:lvlJc w:val="left"/>
      <w:pPr>
        <w:ind w:left="752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00FF"/>
        <w:spacing w:val="0"/>
        <w:w w:val="99"/>
        <w:sz w:val="20"/>
        <w:szCs w:val="20"/>
        <w:lang w:val="es-ES" w:eastAsia="en-US" w:bidi="ar-SA"/>
      </w:rPr>
    </w:lvl>
    <w:lvl w:ilvl="1" w:tplc="083655AA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B07C3C26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D1321010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9B023A60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F4B684B2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2FA8BFF6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C91CCB18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E7DEB144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7FDA18CF"/>
    <w:multiLevelType w:val="hybridMultilevel"/>
    <w:tmpl w:val="FFAAEB5C"/>
    <w:lvl w:ilvl="0" w:tplc="DEC48242">
      <w:start w:val="1"/>
      <w:numFmt w:val="decimal"/>
      <w:lvlText w:val="%1."/>
      <w:lvlJc w:val="left"/>
      <w:pPr>
        <w:ind w:left="752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00FF"/>
        <w:spacing w:val="0"/>
        <w:w w:val="99"/>
        <w:sz w:val="20"/>
        <w:szCs w:val="20"/>
        <w:lang w:val="es-ES" w:eastAsia="en-US" w:bidi="ar-SA"/>
      </w:rPr>
    </w:lvl>
    <w:lvl w:ilvl="1" w:tplc="B81A3690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9D22A168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A39E74A4">
      <w:numFmt w:val="bullet"/>
      <w:lvlText w:val="•"/>
      <w:lvlJc w:val="left"/>
      <w:pPr>
        <w:ind w:left="3556" w:hanging="360"/>
      </w:pPr>
      <w:rPr>
        <w:rFonts w:hint="default"/>
        <w:lang w:val="es-ES" w:eastAsia="en-US" w:bidi="ar-SA"/>
      </w:rPr>
    </w:lvl>
    <w:lvl w:ilvl="4" w:tplc="30D81360">
      <w:numFmt w:val="bullet"/>
      <w:lvlText w:val="•"/>
      <w:lvlJc w:val="left"/>
      <w:pPr>
        <w:ind w:left="4488" w:hanging="360"/>
      </w:pPr>
      <w:rPr>
        <w:rFonts w:hint="default"/>
        <w:lang w:val="es-ES" w:eastAsia="en-US" w:bidi="ar-SA"/>
      </w:rPr>
    </w:lvl>
    <w:lvl w:ilvl="5" w:tplc="B1B03812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6" w:tplc="75B63B6E">
      <w:numFmt w:val="bullet"/>
      <w:lvlText w:val="•"/>
      <w:lvlJc w:val="left"/>
      <w:pPr>
        <w:ind w:left="6352" w:hanging="360"/>
      </w:pPr>
      <w:rPr>
        <w:rFonts w:hint="default"/>
        <w:lang w:val="es-ES" w:eastAsia="en-US" w:bidi="ar-SA"/>
      </w:rPr>
    </w:lvl>
    <w:lvl w:ilvl="7" w:tplc="5CAE058E">
      <w:numFmt w:val="bullet"/>
      <w:lvlText w:val="•"/>
      <w:lvlJc w:val="left"/>
      <w:pPr>
        <w:ind w:left="7284" w:hanging="360"/>
      </w:pPr>
      <w:rPr>
        <w:rFonts w:hint="default"/>
        <w:lang w:val="es-ES" w:eastAsia="en-US" w:bidi="ar-SA"/>
      </w:rPr>
    </w:lvl>
    <w:lvl w:ilvl="8" w:tplc="8742864C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num w:numId="1" w16cid:durableId="805195012">
    <w:abstractNumId w:val="7"/>
  </w:num>
  <w:num w:numId="2" w16cid:durableId="680011713">
    <w:abstractNumId w:val="17"/>
  </w:num>
  <w:num w:numId="3" w16cid:durableId="2137331421">
    <w:abstractNumId w:val="23"/>
  </w:num>
  <w:num w:numId="4" w16cid:durableId="939725340">
    <w:abstractNumId w:val="8"/>
  </w:num>
  <w:num w:numId="5" w16cid:durableId="1355577486">
    <w:abstractNumId w:val="5"/>
  </w:num>
  <w:num w:numId="6" w16cid:durableId="1026829108">
    <w:abstractNumId w:val="18"/>
  </w:num>
  <w:num w:numId="7" w16cid:durableId="1785272749">
    <w:abstractNumId w:val="14"/>
  </w:num>
  <w:num w:numId="8" w16cid:durableId="63184691">
    <w:abstractNumId w:val="9"/>
  </w:num>
  <w:num w:numId="9" w16cid:durableId="1438869512">
    <w:abstractNumId w:val="1"/>
  </w:num>
  <w:num w:numId="10" w16cid:durableId="1253733568">
    <w:abstractNumId w:val="11"/>
  </w:num>
  <w:num w:numId="11" w16cid:durableId="1508061686">
    <w:abstractNumId w:val="15"/>
  </w:num>
  <w:num w:numId="12" w16cid:durableId="869030333">
    <w:abstractNumId w:val="6"/>
  </w:num>
  <w:num w:numId="13" w16cid:durableId="1458252461">
    <w:abstractNumId w:val="12"/>
  </w:num>
  <w:num w:numId="14" w16cid:durableId="636648526">
    <w:abstractNumId w:val="22"/>
  </w:num>
  <w:num w:numId="15" w16cid:durableId="465588856">
    <w:abstractNumId w:val="16"/>
  </w:num>
  <w:num w:numId="16" w16cid:durableId="855121175">
    <w:abstractNumId w:val="19"/>
  </w:num>
  <w:num w:numId="17" w16cid:durableId="1290815382">
    <w:abstractNumId w:val="13"/>
  </w:num>
  <w:num w:numId="18" w16cid:durableId="1695378162">
    <w:abstractNumId w:val="4"/>
  </w:num>
  <w:num w:numId="19" w16cid:durableId="1292830299">
    <w:abstractNumId w:val="0"/>
  </w:num>
  <w:num w:numId="20" w16cid:durableId="922222903">
    <w:abstractNumId w:val="2"/>
  </w:num>
  <w:num w:numId="21" w16cid:durableId="1813400569">
    <w:abstractNumId w:val="20"/>
  </w:num>
  <w:num w:numId="22" w16cid:durableId="1822194091">
    <w:abstractNumId w:val="10"/>
  </w:num>
  <w:num w:numId="23" w16cid:durableId="1739204648">
    <w:abstractNumId w:val="3"/>
  </w:num>
  <w:num w:numId="24" w16cid:durableId="6259638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4A4"/>
    <w:rsid w:val="00222C76"/>
    <w:rsid w:val="00320FEC"/>
    <w:rsid w:val="005854A4"/>
    <w:rsid w:val="006A730F"/>
    <w:rsid w:val="007064E8"/>
    <w:rsid w:val="007D76C4"/>
    <w:rsid w:val="008A01EE"/>
    <w:rsid w:val="008B37A9"/>
    <w:rsid w:val="00985BCA"/>
    <w:rsid w:val="00A65012"/>
    <w:rsid w:val="00AC2E46"/>
    <w:rsid w:val="00BA2E5E"/>
    <w:rsid w:val="00D15885"/>
    <w:rsid w:val="00D471B4"/>
    <w:rsid w:val="00E63622"/>
    <w:rsid w:val="00EA7BBA"/>
    <w:rsid w:val="698B9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5BC1D"/>
  <w15:docId w15:val="{EC4BF617-B494-46B8-8D31-FD4226700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Heading1">
    <w:name w:val="heading 1"/>
    <w:basedOn w:val="Normal"/>
    <w:uiPriority w:val="9"/>
    <w:qFormat/>
    <w:pPr>
      <w:ind w:left="31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51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5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xtremeprogramming.org/rules/collective.html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1470</Words>
  <Characters>7867</Characters>
  <Application>Microsoft Office Word</Application>
  <DocSecurity>0</DocSecurity>
  <Lines>195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PROGRAMACIÓN ORIENTADA A OBJETOS 1</vt:lpstr>
    </vt:vector>
  </TitlesOfParts>
  <Company/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ORIENTADA A OBJETOS 1</dc:title>
  <dc:creator>hernan.sanchez-a</dc:creator>
  <cp:lastModifiedBy>HERNÁN DAVID SÁNCHEZ ALARCÓN</cp:lastModifiedBy>
  <cp:revision>4</cp:revision>
  <dcterms:created xsi:type="dcterms:W3CDTF">2025-11-21T22:34:00Z</dcterms:created>
  <dcterms:modified xsi:type="dcterms:W3CDTF">2025-11-29T00:08:00Z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6.2</vt:lpwstr>
  </property>
  <property fmtid="{D5CDD505-2E9C-101B-9397-08002B2CF9AE}" pid="5" name="LastSaved">
    <vt:filetime>2025-11-21T00:00:00Z</vt:filetime>
  </property>
</Properties>
</file>